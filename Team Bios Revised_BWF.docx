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EF80" w14:textId="77777777" w:rsidR="00D128CE" w:rsidRPr="00EB5A38" w:rsidRDefault="00000000">
      <w:pPr>
        <w:pBdr>
          <w:bottom w:val="single" w:sz="8" w:space="2" w:color="000000"/>
        </w:pBdr>
        <w:spacing w:before="360" w:after="120"/>
        <w:rPr>
          <w:rFonts w:cs="Times New Roman"/>
        </w:rPr>
      </w:pPr>
      <w:commentRangeStart w:id="0"/>
      <w:r w:rsidRPr="00EB5A38">
        <w:rPr>
          <w:rFonts w:cs="Times New Roman"/>
          <w:b/>
          <w:bCs/>
        </w:rPr>
        <w:t>LEADERSHIP AND INVESTMENT</w:t>
      </w:r>
      <w:commentRangeEnd w:id="0"/>
      <w:r w:rsidRPr="00EB5A38">
        <w:rPr>
          <w:rStyle w:val="CommentReference"/>
          <w:rFonts w:cs="Times New Roman"/>
          <w:sz w:val="22"/>
          <w:szCs w:val="22"/>
        </w:rPr>
        <w:commentReference w:id="0"/>
      </w:r>
    </w:p>
    <w:p w14:paraId="3558D3D9" w14:textId="77777777" w:rsidR="00D128CE" w:rsidRPr="00EB5A38" w:rsidRDefault="00000000">
      <w:pPr>
        <w:spacing w:before="240"/>
        <w:rPr>
          <w:rFonts w:cs="Times New Roman"/>
        </w:rPr>
      </w:pPr>
      <w:r w:rsidRPr="00EB5A38">
        <w:rPr>
          <w:rFonts w:cs="Times New Roman"/>
          <w:b/>
          <w:bCs/>
        </w:rPr>
        <w:t>Benjamin Fanger</w:t>
      </w:r>
    </w:p>
    <w:p w14:paraId="2BC3F736" w14:textId="77777777" w:rsidR="00D128CE" w:rsidRPr="00EB5A38" w:rsidRDefault="00000000">
      <w:pPr>
        <w:spacing w:after="80"/>
        <w:rPr>
          <w:rFonts w:cs="Times New Roman"/>
        </w:rPr>
      </w:pPr>
      <w:r w:rsidRPr="00EB5A38">
        <w:rPr>
          <w:rFonts w:cs="Times New Roman"/>
          <w:i/>
          <w:iCs/>
          <w:color w:val="595959"/>
        </w:rPr>
        <w:t>Managing Partner, Founder</w:t>
      </w:r>
    </w:p>
    <w:p w14:paraId="17EFA21E" w14:textId="4149912E" w:rsidR="00D128CE" w:rsidRPr="00EB5A38" w:rsidRDefault="00000000">
      <w:pPr>
        <w:spacing w:before="40" w:after="120"/>
        <w:jc w:val="both"/>
        <w:rPr>
          <w:rFonts w:cs="Times New Roman"/>
        </w:rPr>
      </w:pPr>
      <w:commentRangeStart w:id="1"/>
      <w:r w:rsidRPr="00EB5A38">
        <w:rPr>
          <w:rFonts w:cs="Times New Roman"/>
        </w:rPr>
        <w:t xml:space="preserve">Benjamin Fanger is the Managing Partner and Founder of ShoreVest Partners and a pioneer in China’s private credit markets. He has managed over $2 billion in the space, invested by institutions from all over the world, and sits on ShoreVest’s Investment Committee. In over 20 years of Chinese private credit experience, Mr. Fanger has worked to create capital solutions with countless asset sellers, borrowers, and financial institutions in China. </w:t>
      </w:r>
      <w:del w:id="2" w:author="Author" w:date="2026-05-29T10:46:00Z">
        <w:r w:rsidRPr="00EB5A38">
          <w:rPr>
            <w:rFonts w:cs="Times New Roman"/>
          </w:rPr>
          <w:delText xml:space="preserve">Prior to founding ShoreVest and Shoreline Capital, Mr. Fanger started several companies, two of which he sold to public companies. </w:delText>
        </w:r>
      </w:del>
      <w:r w:rsidRPr="00EB5A38">
        <w:rPr>
          <w:rFonts w:cs="Times New Roman"/>
        </w:rPr>
        <w:t>During graduate school, he also worked at the law firm O’Melveny &amp; Myers on early Chinese distressed debt and private equity transactions</w:t>
      </w:r>
      <w:ins w:id="3" w:author="Benjamin Fanger" w:date="2026-05-31T09:37:00Z" w16du:dateUtc="2026-05-31T16:37:00Z">
        <w:r w:rsidR="00AC219C">
          <w:rPr>
            <w:rFonts w:cs="Times New Roman"/>
          </w:rPr>
          <w:t>, as well as the first foreign-purchased NPL portfolio in China in 2003</w:t>
        </w:r>
      </w:ins>
      <w:r w:rsidRPr="00EB5A38">
        <w:rPr>
          <w:rFonts w:cs="Times New Roman"/>
        </w:rPr>
        <w:t>. Mr. Fanger has been fluent in spoken and written Chinese for almost 30 years. He also holds a JD and MBA from the University of Chicago and is a licensed attorney in the State of California.</w:t>
      </w:r>
      <w:commentRangeEnd w:id="1"/>
      <w:r w:rsidRPr="00EB5A38">
        <w:rPr>
          <w:rStyle w:val="CommentReference"/>
          <w:rFonts w:cs="Times New Roman"/>
          <w:sz w:val="22"/>
          <w:szCs w:val="22"/>
        </w:rPr>
        <w:commentReference w:id="1"/>
      </w:r>
    </w:p>
    <w:p w14:paraId="5F2B2805" w14:textId="77777777" w:rsidR="00D128CE" w:rsidRPr="00EB5A38" w:rsidRDefault="00000000">
      <w:pPr>
        <w:spacing w:before="240"/>
        <w:rPr>
          <w:rFonts w:cs="Times New Roman"/>
        </w:rPr>
      </w:pPr>
      <w:r w:rsidRPr="00EB5A38">
        <w:rPr>
          <w:rFonts w:cs="Times New Roman"/>
          <w:b/>
          <w:bCs/>
        </w:rPr>
        <w:t>Mecy Mei</w:t>
      </w:r>
    </w:p>
    <w:p w14:paraId="15AB40D4" w14:textId="77777777" w:rsidR="00D128CE" w:rsidRPr="00EB5A38" w:rsidRDefault="00000000">
      <w:pPr>
        <w:spacing w:after="80"/>
        <w:rPr>
          <w:rFonts w:cs="Times New Roman"/>
        </w:rPr>
      </w:pPr>
      <w:r w:rsidRPr="00EB5A38">
        <w:rPr>
          <w:rFonts w:cs="Times New Roman"/>
          <w:i/>
          <w:iCs/>
          <w:color w:val="595959"/>
        </w:rPr>
        <w:t>Partner</w:t>
      </w:r>
    </w:p>
    <w:p w14:paraId="65E2C5E7" w14:textId="77777777" w:rsidR="00D128CE" w:rsidRPr="00EB5A38" w:rsidRDefault="00000000">
      <w:pPr>
        <w:spacing w:before="40" w:after="120"/>
        <w:jc w:val="both"/>
        <w:rPr>
          <w:rFonts w:cs="Times New Roman"/>
        </w:rPr>
      </w:pPr>
      <w:commentRangeStart w:id="4"/>
      <w:r w:rsidRPr="00EB5A38">
        <w:rPr>
          <w:rFonts w:cs="Times New Roman"/>
        </w:rPr>
        <w:t>Ms. Mei is a Partner at ShoreVest. She also sits on the Investment Committee. Prior to ShoreVest, she was a Partner at Shoreline Capital where she served for eight years. Her investment experience runs the full spectrum of Chinese private credit investments. Ms. Mei has overseen the successful completion of numerous deals, from deal sourcing, due diligence, deal structure to acquisition/negotiation and monitoring and exits. Prior to ShoreVest and Shoreline Capital, Ms. Mei worked at Morningstar as a fund analyst where she focused on fund strategy analysis. In that capacity Ms. Mei worked closely with outside clients in creating portfolios of debt and equity in China. She holds a bachelor’s degree in economics from Hefei University of Technology and a master’s degree in economics from Nanjing University. She was awarded the CFA designation in 2018.</w:t>
      </w:r>
      <w:commentRangeEnd w:id="4"/>
      <w:r w:rsidRPr="00EB5A38">
        <w:rPr>
          <w:rStyle w:val="CommentReference"/>
          <w:rFonts w:cs="Times New Roman"/>
          <w:sz w:val="22"/>
          <w:szCs w:val="22"/>
        </w:rPr>
        <w:commentReference w:id="4"/>
      </w:r>
    </w:p>
    <w:p w14:paraId="47CF144C" w14:textId="77777777" w:rsidR="00D128CE" w:rsidRPr="00EB5A38" w:rsidRDefault="00000000">
      <w:pPr>
        <w:spacing w:before="240"/>
        <w:rPr>
          <w:rFonts w:cs="Times New Roman"/>
        </w:rPr>
      </w:pPr>
      <w:r w:rsidRPr="00EB5A38">
        <w:rPr>
          <w:rFonts w:cs="Times New Roman"/>
          <w:b/>
          <w:bCs/>
        </w:rPr>
        <w:t>Hui Zheng</w:t>
      </w:r>
    </w:p>
    <w:p w14:paraId="6E4A783B" w14:textId="77777777" w:rsidR="00D128CE" w:rsidRPr="00EB5A38" w:rsidRDefault="00000000">
      <w:pPr>
        <w:spacing w:after="80"/>
        <w:rPr>
          <w:rFonts w:cs="Times New Roman"/>
        </w:rPr>
      </w:pPr>
      <w:r w:rsidRPr="00EB5A38">
        <w:rPr>
          <w:rFonts w:cs="Times New Roman"/>
          <w:i/>
          <w:iCs/>
          <w:color w:val="595959"/>
        </w:rPr>
        <w:t>Partner</w:t>
      </w:r>
    </w:p>
    <w:p w14:paraId="39F35A5B" w14:textId="77777777" w:rsidR="00D128CE" w:rsidRPr="00EB5A38" w:rsidRDefault="00000000">
      <w:pPr>
        <w:spacing w:before="40" w:after="120"/>
        <w:jc w:val="both"/>
        <w:rPr>
          <w:rFonts w:cs="Times New Roman"/>
        </w:rPr>
      </w:pPr>
      <w:commentRangeStart w:id="5"/>
      <w:r w:rsidRPr="00EB5A38">
        <w:rPr>
          <w:rFonts w:cs="Times New Roman"/>
        </w:rPr>
        <w:t xml:space="preserve">Ms. Zheng is a Partner at ShoreVest. She also sits on the Investment Committee. Prior to ShoreVest, she was a Partner at Shoreline Capital where she served for eight years. Her investment experience runs the full spectrum of Chinese private credit investments. Ms. Hui has overseen the successful completion of numerous deals, from deal sourcing, due diligence, deal structure to acquisition/negotiation and monitoring and exits. Prior to ShoreVest and Shoreline Capital, Ms. Zheng was involved in the liquidation of non-performing loan assets when she was with a Guangdong law firm as an attorney. </w:t>
      </w:r>
      <w:del w:id="6" w:author="Author" w:date="2026-05-29T10:46:00Z">
        <w:r w:rsidRPr="00EB5A38">
          <w:rPr>
            <w:rFonts w:cs="Times New Roman"/>
          </w:rPr>
          <w:delText xml:space="preserve">Ms. Zheng has published several papers including “Negative Impacts the New Bankruptcy Law has on the Liquidation of Non-performing Assets.” </w:delText>
        </w:r>
      </w:del>
      <w:r w:rsidRPr="00EB5A38">
        <w:rPr>
          <w:rFonts w:cs="Times New Roman"/>
        </w:rPr>
        <w:t>She holds a law degree from Nanchang University of Law and holds an LLM in economic law on foreign business from Sun Yat-sen University School of Law.</w:t>
      </w:r>
      <w:commentRangeEnd w:id="5"/>
      <w:r w:rsidRPr="00EB5A38">
        <w:rPr>
          <w:rStyle w:val="CommentReference"/>
          <w:rFonts w:cs="Times New Roman"/>
          <w:sz w:val="22"/>
          <w:szCs w:val="22"/>
        </w:rPr>
        <w:commentReference w:id="5"/>
      </w:r>
    </w:p>
    <w:p w14:paraId="47DE36B1" w14:textId="77777777" w:rsidR="00D128CE" w:rsidRPr="00EB5A38" w:rsidRDefault="00000000">
      <w:pPr>
        <w:spacing w:before="240"/>
        <w:rPr>
          <w:rFonts w:cs="Times New Roman"/>
        </w:rPr>
      </w:pPr>
      <w:r w:rsidRPr="00EB5A38">
        <w:rPr>
          <w:rFonts w:cs="Times New Roman"/>
          <w:b/>
          <w:bCs/>
        </w:rPr>
        <w:t>Ada Bi</w:t>
      </w:r>
    </w:p>
    <w:p w14:paraId="32E4F1C7" w14:textId="77777777" w:rsidR="00D128CE" w:rsidRPr="00EB5A38" w:rsidRDefault="00000000">
      <w:pPr>
        <w:spacing w:after="80"/>
        <w:rPr>
          <w:rFonts w:cs="Times New Roman"/>
        </w:rPr>
      </w:pPr>
      <w:r w:rsidRPr="00EB5A38">
        <w:rPr>
          <w:rFonts w:cs="Times New Roman"/>
          <w:i/>
          <w:iCs/>
          <w:color w:val="595959"/>
        </w:rPr>
        <w:t>Partner, CFO</w:t>
      </w:r>
    </w:p>
    <w:p w14:paraId="141C3217" w14:textId="77777777" w:rsidR="00D128CE" w:rsidRPr="00EB5A38" w:rsidRDefault="00000000">
      <w:pPr>
        <w:spacing w:before="40" w:after="120"/>
        <w:jc w:val="both"/>
        <w:rPr>
          <w:rFonts w:cs="Times New Roman"/>
        </w:rPr>
      </w:pPr>
      <w:r w:rsidRPr="00EB5A38">
        <w:rPr>
          <w:rFonts w:cs="Times New Roman"/>
        </w:rPr>
        <w:t>Ms. Bi is a Partner and the Chief Financial Officer of ShoreVest. She also sits on the Investment Committee. She oversees the firm’s finances, tax, fund reporting, cash management, and invested projects’ financial control, and as such has overseen structural operational elements of numerous deals. Prior to joining ShoreVest, Ms. Bi was the CFO at Shoreline Capital from 2008 until 2016. Prior to 2008, Ms. Bi was the Head of Finance for AIG Insurance Company in charge of financial reporting, treasury, tax and budgeting for the property and casualty arm of AIG in China. She also worked previously for CITIC-Prudential and Royal Bank of Canada. Ms. Bi is a Fellow member of the Association of Chartered Certified Accountants, as well as a member of Chartered Professional Accountants (Canada) and holds a bachelor’s degree in international trade from Guangdong University of Foreign Studies in Guangzhou, China.</w:t>
      </w:r>
    </w:p>
    <w:p w14:paraId="18BA6B2F" w14:textId="77777777" w:rsidR="00D128CE" w:rsidRPr="00EB5A38" w:rsidRDefault="00000000">
      <w:pPr>
        <w:spacing w:before="240"/>
        <w:rPr>
          <w:rFonts w:cs="Times New Roman"/>
        </w:rPr>
      </w:pPr>
      <w:r w:rsidRPr="00EB5A38">
        <w:rPr>
          <w:rFonts w:cs="Times New Roman"/>
          <w:b/>
          <w:bCs/>
        </w:rPr>
        <w:lastRenderedPageBreak/>
        <w:t>Shanjuan Jiang</w:t>
      </w:r>
    </w:p>
    <w:p w14:paraId="42AEA0D9" w14:textId="77777777" w:rsidR="00D128CE" w:rsidRPr="00EB5A38" w:rsidRDefault="00000000">
      <w:pPr>
        <w:spacing w:after="80"/>
        <w:rPr>
          <w:rFonts w:cs="Times New Roman"/>
        </w:rPr>
      </w:pPr>
      <w:r w:rsidRPr="00EB5A38">
        <w:rPr>
          <w:rFonts w:cs="Times New Roman"/>
          <w:i/>
          <w:iCs/>
          <w:color w:val="595959"/>
        </w:rPr>
        <w:t>Partner</w:t>
      </w:r>
    </w:p>
    <w:p w14:paraId="405D7634" w14:textId="77777777" w:rsidR="00D128CE" w:rsidRPr="00EB5A38" w:rsidRDefault="00000000">
      <w:pPr>
        <w:spacing w:before="40" w:after="120"/>
        <w:jc w:val="both"/>
        <w:rPr>
          <w:rFonts w:cs="Times New Roman"/>
        </w:rPr>
      </w:pPr>
      <w:commentRangeStart w:id="7"/>
      <w:r w:rsidRPr="00EB5A38">
        <w:rPr>
          <w:rFonts w:cs="Times New Roman"/>
        </w:rPr>
        <w:t xml:space="preserve">Ms. Jiang is a Partner at ShoreVest and an observing member of the Investment Committee. Prior to ShoreVest, she worked in private equity investments at CICC (China’s largest investment bank), CalPERS, and Franklin Templeton’s China alternatives business. Ms. Jiang holds a PhD </w:t>
      </w:r>
      <w:del w:id="8" w:author="Author" w:date="2026-05-29T10:46:00Z">
        <w:r w:rsidRPr="00EB5A38">
          <w:rPr>
            <w:rFonts w:cs="Times New Roman"/>
          </w:rPr>
          <w:delText xml:space="preserve">in Mechanical Engineering </w:delText>
        </w:r>
      </w:del>
      <w:r w:rsidRPr="00EB5A38">
        <w:rPr>
          <w:rFonts w:cs="Times New Roman"/>
        </w:rPr>
        <w:t>from UCLA and an MBA from UC Davis. She also has a Bachelor of Science from Tsinghua University.</w:t>
      </w:r>
      <w:commentRangeEnd w:id="7"/>
      <w:r w:rsidRPr="00EB5A38">
        <w:rPr>
          <w:rStyle w:val="CommentReference"/>
          <w:rFonts w:cs="Times New Roman"/>
          <w:sz w:val="22"/>
          <w:szCs w:val="22"/>
        </w:rPr>
        <w:commentReference w:id="7"/>
      </w:r>
    </w:p>
    <w:p w14:paraId="5C8C8CC5" w14:textId="77777777" w:rsidR="00D128CE" w:rsidRPr="00EB5A38" w:rsidRDefault="00000000">
      <w:pPr>
        <w:spacing w:before="240"/>
        <w:rPr>
          <w:rFonts w:cs="Times New Roman"/>
        </w:rPr>
      </w:pPr>
      <w:r w:rsidRPr="00EB5A38">
        <w:rPr>
          <w:rFonts w:cs="Times New Roman"/>
          <w:b/>
          <w:bCs/>
        </w:rPr>
        <w:t>Lillian Xu</w:t>
      </w:r>
    </w:p>
    <w:p w14:paraId="17014047" w14:textId="77777777" w:rsidR="00D128CE" w:rsidRPr="00EB5A38" w:rsidRDefault="00000000">
      <w:pPr>
        <w:spacing w:after="80"/>
        <w:rPr>
          <w:rFonts w:cs="Times New Roman"/>
        </w:rPr>
      </w:pPr>
      <w:del w:id="9" w:author="Author" w:date="2026-05-29T10:46:00Z">
        <w:r w:rsidRPr="00EB5A38">
          <w:rPr>
            <w:rFonts w:cs="Times New Roman"/>
            <w:i/>
            <w:iCs/>
            <w:color w:val="595959"/>
          </w:rPr>
          <w:delText>Senior Legal Counsel</w:delText>
        </w:r>
      </w:del>
      <w:ins w:id="10" w:author="Author" w:date="2026-05-29T10:46:00Z">
        <w:r w:rsidRPr="00EB5A38">
          <w:rPr>
            <w:rFonts w:cs="Times New Roman"/>
            <w:i/>
            <w:iCs/>
            <w:color w:val="595959"/>
          </w:rPr>
          <w:t>General Counsel</w:t>
        </w:r>
      </w:ins>
    </w:p>
    <w:p w14:paraId="260BAE0C" w14:textId="77777777" w:rsidR="00D128CE" w:rsidRPr="00EB5A38" w:rsidRDefault="00000000">
      <w:pPr>
        <w:spacing w:before="40" w:after="120"/>
        <w:jc w:val="both"/>
        <w:rPr>
          <w:rFonts w:cs="Times New Roman"/>
        </w:rPr>
      </w:pPr>
      <w:commentRangeStart w:id="11"/>
      <w:del w:id="12" w:author="Author" w:date="2026-05-29T10:46:00Z">
        <w:r w:rsidRPr="00EB5A38">
          <w:rPr>
            <w:rFonts w:cs="Times New Roman"/>
          </w:rPr>
          <w:delText>Over 15 years of legal experience, specializing in legal diligence related to alternative investments. Prior to ShoreVest, Ms. Xu was a practicing lawyer at multiple “red circle” law firms in China.</w:delText>
        </w:r>
      </w:del>
      <w:ins w:id="13" w:author="Author" w:date="2026-05-29T10:46:00Z">
        <w:r w:rsidRPr="00EB5A38">
          <w:rPr>
            <w:rFonts w:cs="Times New Roman"/>
          </w:rPr>
          <w:t>Lillian Xu serves as General Counsel of ShoreVest, overseeing all legal matters across the firm’s investment activities and fund operations. She brings more than fifteen years of specialist legal experience, with a practice focused on legal due diligence for alternative investments — the discipline most critical to a firm that acquires complex, multi-layered distressed credits in the Chinese market. Within the investment process she leads legal structuring and documentation, manages regulatory and compliance matters, and assesses the enforceability and counterparty risk that sits at the heart of underwriting distressed and special-situations credit; her involvement runs the full life of an investment, from diligence and acquisition through to resolution and exit. Prior to ShoreVest, she trained and practiced at multiple red circle law firms in China, the tier of elite domestic practices whose deal experience and institutional relationships define the upper end of PRC legal work.</w:t>
        </w:r>
      </w:ins>
      <w:commentRangeEnd w:id="11"/>
      <w:r w:rsidRPr="00EB5A38">
        <w:rPr>
          <w:rStyle w:val="CommentReference"/>
          <w:rFonts w:cs="Times New Roman"/>
          <w:sz w:val="22"/>
          <w:szCs w:val="22"/>
        </w:rPr>
        <w:commentReference w:id="11"/>
      </w:r>
    </w:p>
    <w:p w14:paraId="2920DC6D" w14:textId="77777777" w:rsidR="00D128CE" w:rsidRPr="00EB5A38" w:rsidRDefault="00000000">
      <w:pPr>
        <w:spacing w:before="240"/>
        <w:rPr>
          <w:rFonts w:cs="Times New Roman"/>
        </w:rPr>
      </w:pPr>
      <w:commentRangeStart w:id="14"/>
      <w:ins w:id="15" w:author="Author" w:date="2026-05-29T10:46:00Z">
        <w:r w:rsidRPr="00EB5A38">
          <w:rPr>
            <w:rFonts w:cs="Times New Roman"/>
            <w:b/>
            <w:bCs/>
          </w:rPr>
          <w:t>James Li</w:t>
        </w:r>
      </w:ins>
    </w:p>
    <w:p w14:paraId="6CB501CF" w14:textId="77777777" w:rsidR="00D128CE" w:rsidRPr="00EB5A38" w:rsidRDefault="00000000">
      <w:pPr>
        <w:spacing w:after="80"/>
        <w:rPr>
          <w:rFonts w:cs="Times New Roman"/>
        </w:rPr>
      </w:pPr>
      <w:ins w:id="16" w:author="Author" w:date="2026-05-29T10:46:00Z">
        <w:r w:rsidRPr="00EB5A38">
          <w:rPr>
            <w:rFonts w:cs="Times New Roman"/>
            <w:i/>
            <w:iCs/>
            <w:color w:val="595959"/>
          </w:rPr>
          <w:t>Director of Capital Solutions</w:t>
        </w:r>
      </w:ins>
    </w:p>
    <w:p w14:paraId="77135596" w14:textId="77777777" w:rsidR="00D128CE" w:rsidRPr="00EB5A38" w:rsidRDefault="00000000">
      <w:pPr>
        <w:spacing w:before="40" w:after="120"/>
        <w:jc w:val="both"/>
        <w:rPr>
          <w:rFonts w:cs="Times New Roman"/>
        </w:rPr>
      </w:pPr>
      <w:ins w:id="17" w:author="Author" w:date="2026-05-29T10:46:00Z">
        <w:r w:rsidRPr="00EB5A38">
          <w:rPr>
            <w:rFonts w:cs="Times New Roman"/>
          </w:rPr>
          <w:t>James brings more than a decade of investment and advisory experience on Wall Street to ShoreVest’s capital solutions function. He has advised on corporate restructurings and special situations as an investment banker at Perella Weinberg Partners, and previously served as a portfolio manager at Citi. His expertise in structuring and executing complex financial transactions across challenging mandates directly supports the implementation of ShoreVest’s China private credit strategy.</w:t>
        </w:r>
      </w:ins>
      <w:commentRangeEnd w:id="14"/>
      <w:r w:rsidRPr="00EB5A38">
        <w:rPr>
          <w:rStyle w:val="CommentReference"/>
          <w:rFonts w:cs="Times New Roman"/>
          <w:sz w:val="22"/>
          <w:szCs w:val="22"/>
        </w:rPr>
        <w:commentReference w:id="14"/>
      </w:r>
    </w:p>
    <w:p w14:paraId="3BC75135" w14:textId="77777777" w:rsidR="00D128CE" w:rsidRPr="00EB5A38" w:rsidRDefault="00000000">
      <w:pPr>
        <w:spacing w:before="240"/>
        <w:rPr>
          <w:rFonts w:cs="Times New Roman"/>
        </w:rPr>
      </w:pPr>
      <w:commentRangeStart w:id="18"/>
      <w:ins w:id="19" w:author="Author" w:date="2026-05-29T10:46:00Z">
        <w:r w:rsidRPr="00EB5A38">
          <w:rPr>
            <w:rFonts w:cs="Times New Roman"/>
            <w:b/>
            <w:bCs/>
          </w:rPr>
          <w:t>Yao Fu</w:t>
        </w:r>
      </w:ins>
    </w:p>
    <w:p w14:paraId="68831F84" w14:textId="77777777" w:rsidR="00D128CE" w:rsidRPr="00EB5A38" w:rsidRDefault="00000000">
      <w:pPr>
        <w:spacing w:after="80"/>
        <w:rPr>
          <w:rFonts w:cs="Times New Roman"/>
        </w:rPr>
      </w:pPr>
      <w:ins w:id="20" w:author="Author" w:date="2026-05-29T10:46:00Z">
        <w:r w:rsidRPr="00EB5A38">
          <w:rPr>
            <w:rFonts w:cs="Times New Roman"/>
            <w:i/>
            <w:iCs/>
            <w:color w:val="595959"/>
          </w:rPr>
          <w:t>Senior Investment Manager</w:t>
        </w:r>
      </w:ins>
    </w:p>
    <w:p w14:paraId="095CECD0" w14:textId="77777777" w:rsidR="00D128CE" w:rsidRPr="00EB5A38" w:rsidRDefault="00000000">
      <w:pPr>
        <w:spacing w:before="40" w:after="120"/>
        <w:jc w:val="both"/>
        <w:rPr>
          <w:rFonts w:cs="Times New Roman"/>
        </w:rPr>
      </w:pPr>
      <w:ins w:id="21" w:author="Author" w:date="2026-05-29T10:46:00Z">
        <w:r w:rsidRPr="00EB5A38">
          <w:rPr>
            <w:rFonts w:cs="Times New Roman"/>
          </w:rPr>
          <w:t>Yao Fu is a Senior Investment Manager at ShoreVest with over eight years of experience at the firm, where he focuses on investment opportunities across Hong Kong and Southwest China. Prior to joining ShoreVest, Yao spent three years as a Senior Auditor at Deloitte’s Guangzhou branch, developing a strong foundation in financial analysis and risk assessment. Yao holds a degree in Professional Accounting from Macquarie University and is a Fellow Member of the Association of Chartered Certified Accountants (ACCA).</w:t>
        </w:r>
      </w:ins>
      <w:commentRangeEnd w:id="18"/>
      <w:r w:rsidRPr="00EB5A38">
        <w:rPr>
          <w:rStyle w:val="CommentReference"/>
          <w:rFonts w:cs="Times New Roman"/>
          <w:sz w:val="22"/>
          <w:szCs w:val="22"/>
        </w:rPr>
        <w:commentReference w:id="18"/>
      </w:r>
    </w:p>
    <w:p w14:paraId="4CF5A394" w14:textId="77777777" w:rsidR="00D128CE" w:rsidRPr="00EB5A38" w:rsidRDefault="00000000">
      <w:pPr>
        <w:spacing w:before="240"/>
        <w:rPr>
          <w:rFonts w:cs="Times New Roman"/>
        </w:rPr>
      </w:pPr>
      <w:r w:rsidRPr="00EB5A38">
        <w:rPr>
          <w:rFonts w:cs="Times New Roman"/>
          <w:b/>
          <w:bCs/>
        </w:rPr>
        <w:t>Daoping Yang</w:t>
      </w:r>
    </w:p>
    <w:p w14:paraId="06915191" w14:textId="77777777" w:rsidR="00D128CE" w:rsidRPr="00EB5A38" w:rsidRDefault="00000000">
      <w:pPr>
        <w:spacing w:after="80"/>
        <w:rPr>
          <w:rFonts w:cs="Times New Roman"/>
        </w:rPr>
      </w:pPr>
      <w:r w:rsidRPr="00EB5A38">
        <w:rPr>
          <w:rFonts w:cs="Times New Roman"/>
          <w:i/>
          <w:iCs/>
          <w:color w:val="595959"/>
        </w:rPr>
        <w:t>Managing Director, ShoreVest Asset Solutions</w:t>
      </w:r>
    </w:p>
    <w:p w14:paraId="0FF2D144" w14:textId="77777777" w:rsidR="00D128CE" w:rsidRPr="00EB5A38" w:rsidRDefault="00000000">
      <w:pPr>
        <w:spacing w:before="40" w:after="120"/>
        <w:jc w:val="both"/>
        <w:rPr>
          <w:rFonts w:cs="Times New Roman"/>
        </w:rPr>
      </w:pPr>
      <w:r w:rsidRPr="00EB5A38">
        <w:rPr>
          <w:rFonts w:cs="Times New Roman"/>
        </w:rPr>
        <w:t>Mr. Yang is a Managing Director and a head of Eastern China at ShoreVest Asset Solutions or SAS (ShoreVest’s captive servicer platform, which manages the servicing of distressed assets for the ShoreVest funds across China). He is a seasoned senior executive in China; since 2015 Mr. Yang has worked on alternative investments focused on NPLs, real estate and energy. Prior to 2015, Mr. Yang spent twenty years as an executive at Sinopec, responsible for various aspects of global and regional supply, pricing, and trading. Mr. Yang holds an MBA from China Renmin University and has studied at Georgia Institute of Technology.</w:t>
      </w:r>
    </w:p>
    <w:p w14:paraId="7152C9E8" w14:textId="77777777" w:rsidR="00D128CE" w:rsidRPr="00EB5A38" w:rsidRDefault="00000000">
      <w:pPr>
        <w:spacing w:before="240"/>
        <w:rPr>
          <w:rFonts w:cs="Times New Roman"/>
        </w:rPr>
      </w:pPr>
      <w:commentRangeStart w:id="22"/>
      <w:del w:id="23" w:author="Author" w:date="2026-05-29T10:46:00Z">
        <w:r w:rsidRPr="00EB5A38">
          <w:rPr>
            <w:rFonts w:cs="Times New Roman"/>
            <w:b/>
            <w:bCs/>
          </w:rPr>
          <w:delText>Xiaoqiang Ji</w:delText>
        </w:r>
      </w:del>
    </w:p>
    <w:p w14:paraId="1018CFEE" w14:textId="77777777" w:rsidR="00D128CE" w:rsidRPr="00EB5A38" w:rsidRDefault="00000000">
      <w:pPr>
        <w:spacing w:after="80"/>
        <w:rPr>
          <w:rFonts w:cs="Times New Roman"/>
        </w:rPr>
      </w:pPr>
      <w:del w:id="24" w:author="Author" w:date="2026-05-29T10:46:00Z">
        <w:r w:rsidRPr="00EB5A38">
          <w:rPr>
            <w:rFonts w:cs="Times New Roman"/>
            <w:i/>
            <w:iCs/>
            <w:color w:val="595959"/>
          </w:rPr>
          <w:delText>Managing Director, ShoreVest Asset Solutions</w:delText>
        </w:r>
      </w:del>
    </w:p>
    <w:p w14:paraId="22EDA0AC" w14:textId="77777777" w:rsidR="00D128CE" w:rsidRPr="00EB5A38" w:rsidRDefault="00000000">
      <w:pPr>
        <w:spacing w:before="40" w:after="120"/>
        <w:jc w:val="both"/>
        <w:rPr>
          <w:rFonts w:cs="Times New Roman"/>
        </w:rPr>
      </w:pPr>
      <w:del w:id="25" w:author="Author" w:date="2026-05-29T10:46:00Z">
        <w:r w:rsidRPr="00EB5A38">
          <w:rPr>
            <w:rFonts w:cs="Times New Roman"/>
          </w:rPr>
          <w:delText>Mr. Xiaoqiang Ji is the Beijing head of ShoreVest Asset Solutions or SAS (ShoreVest’s captive servicer platform, which manages the servicing of distressed assets for the ShoreVest funds across China) and is in charge of SAS’s deal sourcing and servicing in Northern China. Before joining SAS, Mr. Ji was a personal investor in alternative assets, and also the CEO of a joint venture company in partnership with one of China’s largest steel trading companies, Hangzhou Relian Group. Prior to that, Mr. Ji worked at a state-owned enterprise for 16 years and was responsible for the allocation and transport of all coal and oil used nationwide for power generation by state-owned power companies. The annual value of coal and oil he allocated was in excess of USD 150 billion. He is a seasoned businessman with many years of experience operating in China. Mr. Ji holds an EMBA from Tsinghua University and a BS from North China Electric Power University.</w:delText>
        </w:r>
      </w:del>
      <w:commentRangeEnd w:id="22"/>
      <w:r w:rsidRPr="00EB5A38">
        <w:rPr>
          <w:rStyle w:val="CommentReference"/>
          <w:rFonts w:cs="Times New Roman"/>
          <w:sz w:val="22"/>
          <w:szCs w:val="22"/>
        </w:rPr>
        <w:commentReference w:id="22"/>
      </w:r>
    </w:p>
    <w:p w14:paraId="1139BDB4" w14:textId="77777777" w:rsidR="00D128CE" w:rsidRPr="00EB5A38" w:rsidRDefault="00000000">
      <w:pPr>
        <w:spacing w:before="240"/>
        <w:rPr>
          <w:rFonts w:cs="Times New Roman"/>
        </w:rPr>
      </w:pPr>
      <w:commentRangeStart w:id="26"/>
      <w:ins w:id="27" w:author="Author" w:date="2026-05-29T10:46:00Z">
        <w:r w:rsidRPr="00EB5A38">
          <w:rPr>
            <w:rFonts w:cs="Times New Roman"/>
            <w:b/>
            <w:bCs/>
          </w:rPr>
          <w:lastRenderedPageBreak/>
          <w:t>Hongyu Wei</w:t>
        </w:r>
      </w:ins>
    </w:p>
    <w:p w14:paraId="6F2F6659" w14:textId="77777777" w:rsidR="00D128CE" w:rsidRPr="00EB5A38" w:rsidRDefault="00000000">
      <w:pPr>
        <w:spacing w:after="80"/>
        <w:rPr>
          <w:rFonts w:cs="Times New Roman"/>
        </w:rPr>
      </w:pPr>
      <w:ins w:id="28" w:author="Author" w:date="2026-05-29T10:46:00Z">
        <w:r w:rsidRPr="00EB5A38">
          <w:rPr>
            <w:rFonts w:cs="Times New Roman"/>
            <w:i/>
            <w:iCs/>
            <w:color w:val="595959"/>
          </w:rPr>
          <w:t>Managing Director, ShoreVest Asset Solutions</w:t>
        </w:r>
      </w:ins>
    </w:p>
    <w:p w14:paraId="08765ADF" w14:textId="0B7315C4" w:rsidR="00D128CE" w:rsidRPr="00EB5A38" w:rsidRDefault="00000000">
      <w:pPr>
        <w:spacing w:before="40" w:after="120"/>
        <w:jc w:val="both"/>
        <w:rPr>
          <w:rFonts w:cs="Times New Roman"/>
        </w:rPr>
      </w:pPr>
      <w:ins w:id="29" w:author="Author" w:date="2026-05-29T10:46:00Z">
        <w:r w:rsidRPr="00EB5A38">
          <w:rPr>
            <w:rFonts w:cs="Times New Roman"/>
          </w:rPr>
          <w:t xml:space="preserve">Hongyu Wei is a Managing Director </w:t>
        </w:r>
      </w:ins>
      <w:ins w:id="30" w:author="Benjamin Fanger" w:date="2026-05-31T09:40:00Z" w16du:dateUtc="2026-05-31T16:40:00Z">
        <w:r w:rsidR="00B2253F">
          <w:rPr>
            <w:rFonts w:cs="Times New Roman"/>
          </w:rPr>
          <w:t xml:space="preserve">based in Beijing </w:t>
        </w:r>
      </w:ins>
      <w:ins w:id="31" w:author="Author" w:date="2026-05-29T10:46:00Z">
        <w:r w:rsidRPr="00EB5A38">
          <w:rPr>
            <w:rFonts w:cs="Times New Roman"/>
          </w:rPr>
          <w:t>at ShoreVest Asset Solutions</w:t>
        </w:r>
      </w:ins>
      <w:ins w:id="32" w:author="Benjamin Fanger" w:date="2026-05-31T09:40:00Z" w16du:dateUtc="2026-05-31T16:40:00Z">
        <w:r w:rsidR="00B2253F">
          <w:rPr>
            <w:rFonts w:cs="Times New Roman"/>
          </w:rPr>
          <w:t xml:space="preserve"> </w:t>
        </w:r>
        <w:r w:rsidR="00B2253F" w:rsidRPr="00EB5A38">
          <w:rPr>
            <w:rFonts w:cs="Times New Roman"/>
          </w:rPr>
          <w:t>or SAS (ShoreVest’s captive servicer platform, which manages the servicing of distressed assets for the ShoreVest funds across China)</w:t>
        </w:r>
      </w:ins>
      <w:ins w:id="33" w:author="Author" w:date="2026-05-29T10:46:00Z">
        <w:del w:id="34" w:author="Benjamin Fanger" w:date="2026-05-31T09:40:00Z" w16du:dateUtc="2026-05-31T16:40:00Z">
          <w:r w:rsidRPr="00EB5A38" w:rsidDel="00B2253F">
            <w:rPr>
              <w:rFonts w:cs="Times New Roman"/>
            </w:rPr>
            <w:delText>, based in Beijing</w:delText>
          </w:r>
        </w:del>
        <w:r w:rsidRPr="00EB5A38">
          <w:rPr>
            <w:rFonts w:cs="Times New Roman"/>
          </w:rPr>
          <w:t xml:space="preserve">. </w:t>
        </w:r>
      </w:ins>
      <w:moveFromRangeStart w:id="35" w:author="Benjamin Fanger" w:date="2026-05-31T09:40:00Z" w:name="move231112821"/>
      <w:moveFrom w:id="36" w:author="Benjamin Fanger" w:date="2026-05-31T09:40:00Z" w16du:dateUtc="2026-05-31T16:40:00Z">
        <w:ins w:id="37" w:author="Author" w:date="2026-05-29T10:46:00Z">
          <w:r w:rsidRPr="00EB5A38" w:rsidDel="00AC219C">
            <w:rPr>
              <w:rFonts w:cs="Times New Roman"/>
            </w:rPr>
            <w:t xml:space="preserve">He holds a Master of Finance from the University of International Business and Economics and completed an Executive MBA jointly through UCLA Anderson and the National University of Singapore. </w:t>
          </w:r>
        </w:ins>
      </w:moveFrom>
      <w:moveFromRangeEnd w:id="35"/>
      <w:ins w:id="38" w:author="Author" w:date="2026-05-29T10:46:00Z">
        <w:r w:rsidRPr="00EB5A38">
          <w:rPr>
            <w:rFonts w:cs="Times New Roman"/>
          </w:rPr>
          <w:t xml:space="preserve">His career spans </w:t>
        </w:r>
      </w:ins>
      <w:ins w:id="39" w:author="Benjamin Fanger" w:date="2026-05-31T09:39:00Z" w16du:dateUtc="2026-05-31T16:39:00Z">
        <w:r w:rsidR="00AC219C">
          <w:rPr>
            <w:rFonts w:cs="Times New Roman"/>
          </w:rPr>
          <w:t xml:space="preserve">over 20 years in </w:t>
        </w:r>
      </w:ins>
      <w:ins w:id="40" w:author="Author" w:date="2026-05-29T10:46:00Z">
        <w:r w:rsidRPr="00EB5A38">
          <w:rPr>
            <w:rFonts w:cs="Times New Roman"/>
          </w:rPr>
          <w:t xml:space="preserve">distressed asset management, loan recovery, and illiquid credit </w:t>
        </w:r>
        <w:del w:id="41" w:author="Benjamin Fanger" w:date="2026-05-31T09:39:00Z" w16du:dateUtc="2026-05-31T16:39:00Z">
          <w:r w:rsidRPr="00EB5A38" w:rsidDel="00AC219C">
            <w:rPr>
              <w:rFonts w:cs="Times New Roman"/>
            </w:rPr>
            <w:delText>across</w:delText>
          </w:r>
        </w:del>
      </w:ins>
      <w:ins w:id="42" w:author="Benjamin Fanger" w:date="2026-05-31T09:39:00Z" w16du:dateUtc="2026-05-31T16:39:00Z">
        <w:r w:rsidR="00AC219C">
          <w:rPr>
            <w:rFonts w:cs="Times New Roman"/>
          </w:rPr>
          <w:t>in China, with firms such as</w:t>
        </w:r>
      </w:ins>
      <w:ins w:id="43" w:author="Author" w:date="2026-05-29T10:46:00Z">
        <w:r w:rsidRPr="00EB5A38">
          <w:rPr>
            <w:rFonts w:cs="Times New Roman"/>
          </w:rPr>
          <w:t xml:space="preserve"> Nomura International Hong Kong, Deutsche Bank’s Global Markets Special Investments Group, Lone Star Funds, CarVal Investors, and Kaili Assets Management</w:t>
        </w:r>
      </w:ins>
      <w:ins w:id="44" w:author="Benjamin Fanger" w:date="2026-05-31T09:36:00Z" w16du:dateUtc="2026-05-31T16:36:00Z">
        <w:r w:rsidR="00AC219C">
          <w:rPr>
            <w:rFonts w:cs="Times New Roman"/>
          </w:rPr>
          <w:t xml:space="preserve"> (the local Chinese NPL servicer formed by Morgan Stanley to service the first foreign-purch</w:t>
        </w:r>
      </w:ins>
      <w:ins w:id="45" w:author="Benjamin Fanger" w:date="2026-05-31T09:38:00Z" w16du:dateUtc="2026-05-31T16:38:00Z">
        <w:r w:rsidR="00AC219C">
          <w:rPr>
            <w:rFonts w:cs="Times New Roman"/>
          </w:rPr>
          <w:t>a</w:t>
        </w:r>
      </w:ins>
      <w:ins w:id="46" w:author="Benjamin Fanger" w:date="2026-05-31T09:36:00Z" w16du:dateUtc="2026-05-31T16:36:00Z">
        <w:r w:rsidR="00AC219C">
          <w:rPr>
            <w:rFonts w:cs="Times New Roman"/>
          </w:rPr>
          <w:t>sed NPL portfolio in China)</w:t>
        </w:r>
      </w:ins>
      <w:ins w:id="47" w:author="Author" w:date="2026-05-29T10:46:00Z">
        <w:r w:rsidRPr="00EB5A38">
          <w:rPr>
            <w:rFonts w:cs="Times New Roman"/>
          </w:rPr>
          <w:t xml:space="preserve">. </w:t>
        </w:r>
      </w:ins>
      <w:ins w:id="48" w:author="Benjamin Fanger" w:date="2026-05-31T09:36:00Z" w16du:dateUtc="2026-05-31T16:36:00Z">
        <w:r w:rsidR="00AC219C">
          <w:rPr>
            <w:rFonts w:cs="Times New Roman"/>
          </w:rPr>
          <w:t>At ShoreVest,</w:t>
        </w:r>
      </w:ins>
      <w:ins w:id="49" w:author="Benjamin Fanger" w:date="2026-05-31T09:37:00Z" w16du:dateUtc="2026-05-31T16:37:00Z">
        <w:r w:rsidR="00AC219C">
          <w:rPr>
            <w:rFonts w:cs="Times New Roman"/>
          </w:rPr>
          <w:t xml:space="preserve"> Mr. Wei</w:t>
        </w:r>
      </w:ins>
      <w:ins w:id="50" w:author="Author" w:date="2026-05-29T10:46:00Z">
        <w:del w:id="51" w:author="Benjamin Fanger" w:date="2026-05-31T09:36:00Z" w16du:dateUtc="2026-05-31T16:36:00Z">
          <w:r w:rsidRPr="00EB5A38" w:rsidDel="00AC219C">
            <w:rPr>
              <w:rFonts w:cs="Times New Roman"/>
            </w:rPr>
            <w:delText>He</w:delText>
          </w:r>
        </w:del>
        <w:r w:rsidRPr="00EB5A38">
          <w:rPr>
            <w:rFonts w:cs="Times New Roman"/>
          </w:rPr>
          <w:t xml:space="preserve"> focuses on </w:t>
        </w:r>
      </w:ins>
      <w:ins w:id="52" w:author="Benjamin Fanger" w:date="2026-05-31T09:37:00Z" w16du:dateUtc="2026-05-31T16:37:00Z">
        <w:r w:rsidR="00AC219C">
          <w:rPr>
            <w:rFonts w:cs="Times New Roman"/>
          </w:rPr>
          <w:t xml:space="preserve">sourcing, </w:t>
        </w:r>
      </w:ins>
      <w:ins w:id="53" w:author="Author" w:date="2026-05-29T10:46:00Z">
        <w:r w:rsidRPr="00EB5A38">
          <w:rPr>
            <w:rFonts w:cs="Times New Roman"/>
          </w:rPr>
          <w:t>onshore borrower engagement</w:t>
        </w:r>
      </w:ins>
      <w:ins w:id="54" w:author="Benjamin Fanger" w:date="2026-05-31T09:42:00Z" w16du:dateUtc="2026-05-31T16:42:00Z">
        <w:r w:rsidR="00B2253F">
          <w:rPr>
            <w:rFonts w:cs="Times New Roman"/>
          </w:rPr>
          <w:t>,</w:t>
        </w:r>
      </w:ins>
      <w:ins w:id="55" w:author="Author" w:date="2026-05-29T10:46:00Z">
        <w:r w:rsidRPr="00EB5A38">
          <w:rPr>
            <w:rFonts w:cs="Times New Roman"/>
          </w:rPr>
          <w:t xml:space="preserve"> </w:t>
        </w:r>
        <w:del w:id="56" w:author="Benjamin Fanger" w:date="2026-05-31T09:42:00Z" w16du:dateUtc="2026-05-31T16:42:00Z">
          <w:r w:rsidRPr="00EB5A38" w:rsidDel="00B2253F">
            <w:rPr>
              <w:rFonts w:cs="Times New Roman"/>
            </w:rPr>
            <w:delText xml:space="preserve">and </w:delText>
          </w:r>
        </w:del>
        <w:r w:rsidRPr="00EB5A38">
          <w:rPr>
            <w:rFonts w:cs="Times New Roman"/>
          </w:rPr>
          <w:t>collateral-level resolution</w:t>
        </w:r>
      </w:ins>
      <w:ins w:id="57" w:author="Benjamin Fanger" w:date="2026-05-31T09:42:00Z" w16du:dateUtc="2026-05-31T16:42:00Z">
        <w:r w:rsidR="00B2253F">
          <w:rPr>
            <w:rFonts w:cs="Times New Roman"/>
          </w:rPr>
          <w:t xml:space="preserve"> and cross-border enforcement opportunities</w:t>
        </w:r>
      </w:ins>
      <w:ins w:id="58" w:author="Author" w:date="2026-05-29T10:46:00Z">
        <w:del w:id="59" w:author="Benjamin Fanger" w:date="2026-05-31T09:42:00Z" w16du:dateUtc="2026-05-31T16:42:00Z">
          <w:r w:rsidRPr="00EB5A38" w:rsidDel="00B2253F">
            <w:rPr>
              <w:rFonts w:cs="Times New Roman"/>
            </w:rPr>
            <w:delText xml:space="preserve"> across ShoreVest’s China portfolio</w:delText>
          </w:r>
        </w:del>
        <w:r w:rsidRPr="00EB5A38">
          <w:rPr>
            <w:rFonts w:cs="Times New Roman"/>
          </w:rPr>
          <w:t>.</w:t>
        </w:r>
      </w:ins>
      <w:commentRangeEnd w:id="26"/>
      <w:r>
        <w:rPr>
          <w:rStyle w:val="CommentReference"/>
          <w:rFonts w:cs="Times New Roman"/>
          <w:sz w:val="22"/>
          <w:szCs w:val="22"/>
        </w:rPr>
        <w:commentReference w:id="26"/>
      </w:r>
      <w:ins w:id="60" w:author="Benjamin Fanger" w:date="2026-05-31T09:40:00Z" w16du:dateUtc="2026-05-31T16:40:00Z">
        <w:r w:rsidR="00B2253F">
          <w:rPr>
            <w:rFonts w:cs="Times New Roman"/>
          </w:rPr>
          <w:t xml:space="preserve"> </w:t>
        </w:r>
      </w:ins>
      <w:moveToRangeStart w:id="61" w:author="Benjamin Fanger" w:date="2026-05-31T09:40:00Z" w:name="move231112821"/>
      <w:moveTo w:id="62" w:author="Benjamin Fanger" w:date="2026-05-31T09:40:00Z" w16du:dateUtc="2026-05-31T16:40:00Z">
        <w:r w:rsidR="00B2253F" w:rsidRPr="00EB5A38">
          <w:rPr>
            <w:rFonts w:cs="Times New Roman"/>
          </w:rPr>
          <w:t>He holds a Master of Finance from the University of International Business and Economics and completed an Executive MBA jointly through UCLA Anderson and the National University of Singapore.</w:t>
        </w:r>
      </w:moveTo>
      <w:moveToRangeEnd w:id="61"/>
    </w:p>
    <w:p w14:paraId="3F88DE46" w14:textId="77777777" w:rsidR="00D128CE" w:rsidRPr="00EB5A38" w:rsidRDefault="00000000">
      <w:pPr>
        <w:pBdr>
          <w:bottom w:val="single" w:sz="8" w:space="2" w:color="000000"/>
        </w:pBdr>
        <w:spacing w:before="360" w:after="120"/>
        <w:rPr>
          <w:rFonts w:cs="Times New Roman"/>
        </w:rPr>
      </w:pPr>
      <w:r w:rsidRPr="00EB5A38">
        <w:rPr>
          <w:rFonts w:cs="Times New Roman"/>
          <w:b/>
          <w:bCs/>
        </w:rPr>
        <w:t>CLIENT SOLUTIONS</w:t>
      </w:r>
    </w:p>
    <w:p w14:paraId="00C4054A" w14:textId="77777777" w:rsidR="00D128CE" w:rsidRPr="00EB5A38" w:rsidRDefault="00000000">
      <w:pPr>
        <w:spacing w:before="240"/>
        <w:rPr>
          <w:rFonts w:cs="Times New Roman"/>
        </w:rPr>
      </w:pPr>
      <w:r w:rsidRPr="00EB5A38">
        <w:rPr>
          <w:rFonts w:cs="Times New Roman"/>
          <w:b/>
          <w:bCs/>
        </w:rPr>
        <w:t>John Jones</w:t>
      </w:r>
    </w:p>
    <w:p w14:paraId="7B0BA3E6" w14:textId="77777777" w:rsidR="00D128CE" w:rsidRPr="00EB5A38" w:rsidRDefault="00000000">
      <w:pPr>
        <w:spacing w:after="80"/>
        <w:rPr>
          <w:rFonts w:cs="Times New Roman"/>
        </w:rPr>
      </w:pPr>
      <w:r w:rsidRPr="00EB5A38">
        <w:rPr>
          <w:rFonts w:cs="Times New Roman"/>
          <w:i/>
          <w:iCs/>
          <w:color w:val="595959"/>
        </w:rPr>
        <w:t>Director of Client Solutions (ex-Asia)</w:t>
      </w:r>
    </w:p>
    <w:p w14:paraId="089B9B5B" w14:textId="77777777" w:rsidR="00D128CE" w:rsidRPr="00EB5A38" w:rsidRDefault="00000000">
      <w:pPr>
        <w:spacing w:before="40" w:after="120"/>
        <w:jc w:val="both"/>
        <w:rPr>
          <w:rFonts w:cs="Times New Roman"/>
        </w:rPr>
      </w:pPr>
      <w:commentRangeStart w:id="63"/>
      <w:r w:rsidRPr="00EB5A38">
        <w:rPr>
          <w:rFonts w:cs="Times New Roman"/>
        </w:rPr>
        <w:t>As Director of Client Solutions (ex-Asia), Mr. Jones leads client engagement across the Americas, Middle East, and Europe. With over 15 years of experience, he has directed business development efforts across public and private credit investment strategies. He was previously a member of PIMCO’s FIG business and provided asset management and advisory services for insurance company general account investments. He also worked with two emerging systematic alternative managers focusing on corporate strategy and fundraising. Mr. Jones earned a BA in economics from the University of Southern California and an MBA from The University of Chicago.</w:t>
      </w:r>
      <w:del w:id="64" w:author="Author" w:date="2026-05-29T10:46:00Z">
        <w:r w:rsidRPr="00EB5A38">
          <w:rPr>
            <w:rFonts w:cs="Times New Roman"/>
          </w:rPr>
          <w:delText xml:space="preserve"> While pursuing his undergraduate degree, he spent two years as a volunteer on a Mandarin speaking service mission for his church.</w:delText>
        </w:r>
      </w:del>
      <w:commentRangeEnd w:id="63"/>
      <w:r w:rsidRPr="00EB5A38">
        <w:rPr>
          <w:rStyle w:val="CommentReference"/>
          <w:rFonts w:cs="Times New Roman"/>
          <w:sz w:val="22"/>
          <w:szCs w:val="22"/>
        </w:rPr>
        <w:commentReference w:id="63"/>
      </w:r>
    </w:p>
    <w:p w14:paraId="54A3A72F" w14:textId="77777777" w:rsidR="00D128CE" w:rsidRPr="00EB5A38" w:rsidRDefault="00000000">
      <w:pPr>
        <w:spacing w:before="240"/>
        <w:rPr>
          <w:rFonts w:cs="Times New Roman"/>
        </w:rPr>
      </w:pPr>
      <w:commentRangeStart w:id="65"/>
      <w:ins w:id="66" w:author="Author" w:date="2026-05-29T10:46:00Z">
        <w:r w:rsidRPr="00EB5A38">
          <w:rPr>
            <w:rFonts w:cs="Times New Roman"/>
            <w:b/>
            <w:bCs/>
          </w:rPr>
          <w:t>Kelvin Chan</w:t>
        </w:r>
      </w:ins>
    </w:p>
    <w:p w14:paraId="25518799" w14:textId="77777777" w:rsidR="00D128CE" w:rsidRPr="00EB5A38" w:rsidRDefault="00000000">
      <w:pPr>
        <w:spacing w:after="80"/>
        <w:rPr>
          <w:rFonts w:cs="Times New Roman"/>
        </w:rPr>
      </w:pPr>
      <w:ins w:id="67" w:author="Author" w:date="2026-05-29T10:46:00Z">
        <w:r w:rsidRPr="00EB5A38">
          <w:rPr>
            <w:rFonts w:cs="Times New Roman"/>
            <w:i/>
            <w:iCs/>
            <w:color w:val="595959"/>
          </w:rPr>
          <w:t>Director of Client Solutions (Asia)</w:t>
        </w:r>
      </w:ins>
    </w:p>
    <w:p w14:paraId="43CBC409" w14:textId="77777777" w:rsidR="00D128CE" w:rsidRPr="00EB5A38" w:rsidRDefault="00000000">
      <w:pPr>
        <w:spacing w:before="40" w:after="120"/>
        <w:jc w:val="both"/>
        <w:rPr>
          <w:rFonts w:cs="Times New Roman"/>
        </w:rPr>
      </w:pPr>
      <w:ins w:id="68" w:author="Author" w:date="2026-05-29T10:46:00Z">
        <w:r w:rsidRPr="00EB5A38">
          <w:rPr>
            <w:rFonts w:cs="Times New Roman"/>
          </w:rPr>
          <w:t>Kelvin Chan leads ShoreVest’s client engagement across Asia from Hong Kong, having joined the firm in December 2024. His career spans nearly two decades across private equity, venture capital, strategic investment, and financial advisory in Greater China and Southeast Asia. He developed Ping An Group’s overseas private equity platform at Ping An Asset Management in Hong Kong, served as Executive Director of Strategic Development at Fosun Hani Securities, and was Investment Director for International Investment at Ant Financial, where he led global initiatives across payments, fintech, and emerging technology. Most recently he was Associate Director of Strategic Development at 500 Global, covering deal analysis, investor relations, and exit strategy for its Southeast Asia Growth Fund.</w:t>
        </w:r>
      </w:ins>
      <w:commentRangeEnd w:id="65"/>
      <w:r w:rsidRPr="00EB5A38">
        <w:rPr>
          <w:rStyle w:val="CommentReference"/>
          <w:rFonts w:cs="Times New Roman"/>
          <w:sz w:val="22"/>
          <w:szCs w:val="22"/>
        </w:rPr>
        <w:commentReference w:id="65"/>
      </w:r>
    </w:p>
    <w:p w14:paraId="7B2C63BC" w14:textId="77777777" w:rsidR="00D128CE" w:rsidRPr="00EB5A38" w:rsidRDefault="00000000">
      <w:pPr>
        <w:pBdr>
          <w:bottom w:val="single" w:sz="8" w:space="2" w:color="000000"/>
        </w:pBdr>
        <w:spacing w:before="360" w:after="120"/>
        <w:rPr>
          <w:rFonts w:cs="Times New Roman"/>
        </w:rPr>
      </w:pPr>
      <w:r w:rsidRPr="00EB5A38">
        <w:rPr>
          <w:rFonts w:cs="Times New Roman"/>
          <w:b/>
          <w:bCs/>
        </w:rPr>
        <w:t>ADVISORY PARTNERS</w:t>
      </w:r>
    </w:p>
    <w:p w14:paraId="70FB14A9" w14:textId="77777777" w:rsidR="00D128CE" w:rsidRPr="00EB5A38" w:rsidRDefault="00000000">
      <w:pPr>
        <w:spacing w:before="240"/>
        <w:rPr>
          <w:rFonts w:cs="Times New Roman"/>
        </w:rPr>
      </w:pPr>
      <w:r w:rsidRPr="00EB5A38">
        <w:rPr>
          <w:rFonts w:cs="Times New Roman"/>
          <w:b/>
          <w:bCs/>
        </w:rPr>
        <w:t>Michael Chang</w:t>
      </w:r>
    </w:p>
    <w:p w14:paraId="6B5490DA" w14:textId="77777777" w:rsidR="00D128CE" w:rsidRPr="00EB5A38" w:rsidRDefault="00000000">
      <w:pPr>
        <w:spacing w:after="80"/>
        <w:rPr>
          <w:rFonts w:cs="Times New Roman"/>
        </w:rPr>
      </w:pPr>
      <w:del w:id="69" w:author="Author" w:date="2026-05-29T10:46:00Z">
        <w:r w:rsidRPr="00EB5A38">
          <w:rPr>
            <w:rFonts w:cs="Times New Roman"/>
            <w:i/>
            <w:iCs/>
            <w:color w:val="595959"/>
          </w:rPr>
          <w:delText>Partner</w:delText>
        </w:r>
      </w:del>
      <w:ins w:id="70" w:author="Author" w:date="2026-05-29T10:46:00Z">
        <w:r w:rsidRPr="00EB5A38">
          <w:rPr>
            <w:rFonts w:cs="Times New Roman"/>
            <w:i/>
            <w:iCs/>
            <w:color w:val="595959"/>
          </w:rPr>
          <w:t>Senior Advisory Partner</w:t>
        </w:r>
      </w:ins>
    </w:p>
    <w:p w14:paraId="2645E5F8" w14:textId="7E69AD91" w:rsidR="00D128CE" w:rsidRPr="00EB5A38" w:rsidRDefault="00000000">
      <w:pPr>
        <w:spacing w:before="40" w:after="120"/>
        <w:jc w:val="both"/>
        <w:rPr>
          <w:rFonts w:cs="Times New Roman"/>
        </w:rPr>
      </w:pPr>
      <w:commentRangeStart w:id="71"/>
      <w:r w:rsidRPr="00EB5A38">
        <w:rPr>
          <w:rFonts w:cs="Times New Roman"/>
        </w:rPr>
        <w:t xml:space="preserve">Michael Chang is a </w:t>
      </w:r>
      <w:ins w:id="72" w:author="Benjamin Fanger" w:date="2026-05-31T09:43:00Z" w16du:dateUtc="2026-05-31T16:43:00Z">
        <w:r w:rsidR="00B2253F">
          <w:rPr>
            <w:rFonts w:cs="Times New Roman"/>
          </w:rPr>
          <w:t xml:space="preserve">Senior Adviosry </w:t>
        </w:r>
      </w:ins>
      <w:r w:rsidRPr="00EB5A38">
        <w:rPr>
          <w:rFonts w:cs="Times New Roman"/>
        </w:rPr>
        <w:t>Partner at ShoreVest. In this role, Mr. Chang advises on ShoreVest’s human resources, information technology, finance, and compliance departments. He brings over a decade of experience in investment management in the United States and Asia, having worked at Stamos Capital Partners, Bridgewater Associates, and Cambridge Associates. He holds an MBA from MIT Sloan and a BA from Stanford University.</w:t>
      </w:r>
      <w:commentRangeEnd w:id="71"/>
      <w:r w:rsidRPr="00EB5A38">
        <w:rPr>
          <w:rStyle w:val="CommentReference"/>
          <w:rFonts w:cs="Times New Roman"/>
          <w:sz w:val="22"/>
          <w:szCs w:val="22"/>
        </w:rPr>
        <w:commentReference w:id="71"/>
      </w:r>
    </w:p>
    <w:p w14:paraId="62942EC9" w14:textId="77777777" w:rsidR="00D128CE" w:rsidRPr="00EB5A38" w:rsidRDefault="00000000">
      <w:pPr>
        <w:spacing w:before="240"/>
        <w:rPr>
          <w:rFonts w:cs="Times New Roman"/>
        </w:rPr>
      </w:pPr>
      <w:r w:rsidRPr="00EB5A38">
        <w:rPr>
          <w:rFonts w:cs="Times New Roman"/>
          <w:b/>
          <w:bCs/>
        </w:rPr>
        <w:t>Philip Young</w:t>
      </w:r>
    </w:p>
    <w:p w14:paraId="69D3D119" w14:textId="77777777" w:rsidR="00D128CE" w:rsidRPr="00EB5A38" w:rsidRDefault="00000000">
      <w:pPr>
        <w:spacing w:after="80"/>
        <w:rPr>
          <w:rFonts w:cs="Times New Roman"/>
        </w:rPr>
      </w:pPr>
      <w:r w:rsidRPr="00EB5A38">
        <w:rPr>
          <w:rFonts w:cs="Times New Roman"/>
          <w:i/>
          <w:iCs/>
          <w:color w:val="595959"/>
        </w:rPr>
        <w:t>Senior Advising Partner</w:t>
      </w:r>
    </w:p>
    <w:p w14:paraId="7E09A47D" w14:textId="77777777" w:rsidR="00D128CE" w:rsidRPr="00EB5A38" w:rsidRDefault="00000000">
      <w:pPr>
        <w:spacing w:before="40" w:after="120"/>
        <w:jc w:val="both"/>
        <w:rPr>
          <w:rFonts w:cs="Times New Roman"/>
        </w:rPr>
      </w:pPr>
      <w:r w:rsidRPr="00EB5A38">
        <w:rPr>
          <w:rFonts w:cs="Times New Roman"/>
        </w:rPr>
        <w:lastRenderedPageBreak/>
        <w:t>Philip Young is a Senior Advising Partner at ShoreVest, working with the firm to advise on investment strategy and business development. Previously, Philip was an Independent Director at TransGlobe Life Insurance Company in Taiwan. He also served as a Senior Advisor in several wealth management companies in China. Earlier in his career, Philip directed investments of various Chinese and Japanese insurance companies. Years of working in the financial industry in Greater China and the Asian region give him a deep-rooted network in the senior management of the industry and broad knowledge of the Asian capital markets. He interacts with the traditional and alternative assets outside the region as well. Philip holds a BS degree from National Taiwan University and an MBA from University of Chicago. He also has a Diploma in International Investment from Stanford University. Philip currently teaches in the Finance Department at National Taiwan University in Taipei and the Institute for China Business of Hong Kong University. In addition, he authored “The Essence of Wealth Management,” published in 2022.</w:t>
      </w:r>
    </w:p>
    <w:p w14:paraId="52F84BA4" w14:textId="77777777" w:rsidR="00D128CE" w:rsidRPr="00EB5A38" w:rsidRDefault="00000000">
      <w:pPr>
        <w:spacing w:before="240"/>
        <w:rPr>
          <w:rFonts w:cs="Times New Roman"/>
        </w:rPr>
      </w:pPr>
      <w:r w:rsidRPr="00EB5A38">
        <w:rPr>
          <w:rFonts w:cs="Times New Roman"/>
          <w:b/>
          <w:bCs/>
        </w:rPr>
        <w:t>Dinny McMahon</w:t>
      </w:r>
    </w:p>
    <w:p w14:paraId="1A7AB2B7" w14:textId="77777777" w:rsidR="00D128CE" w:rsidRPr="00EB5A38" w:rsidRDefault="00000000">
      <w:pPr>
        <w:spacing w:after="80"/>
        <w:rPr>
          <w:rFonts w:cs="Times New Roman"/>
        </w:rPr>
      </w:pPr>
      <w:r w:rsidRPr="00EB5A38">
        <w:rPr>
          <w:rFonts w:cs="Times New Roman"/>
          <w:i/>
          <w:iCs/>
          <w:color w:val="595959"/>
        </w:rPr>
        <w:t>Economic Advisor</w:t>
      </w:r>
    </w:p>
    <w:p w14:paraId="7026CBAD" w14:textId="27E19836" w:rsidR="00D128CE" w:rsidRPr="00EB5A38" w:rsidRDefault="00000000">
      <w:pPr>
        <w:spacing w:before="40" w:after="120"/>
        <w:jc w:val="both"/>
        <w:rPr>
          <w:rFonts w:cs="Times New Roman"/>
        </w:rPr>
      </w:pPr>
      <w:commentRangeStart w:id="73"/>
      <w:r w:rsidRPr="00EB5A38">
        <w:rPr>
          <w:rFonts w:cs="Times New Roman"/>
        </w:rPr>
        <w:t>Dinny McMahon is an Economic Advisor to ShoreVest, working with the firm to analyze the dynamics of China’s credit markets, and assisting the investment committee in its strategic directions. In this role, Dinny actively analyzes the state of China’s commercial banking system, the volume and nature of the banks’ non-performing loans and clean</w:t>
      </w:r>
      <w:ins w:id="74" w:author="Benjamin Fanger" w:date="2026-05-31T09:45:00Z" w16du:dateUtc="2026-05-31T16:45:00Z">
        <w:r w:rsidR="00B2253F">
          <w:rPr>
            <w:rFonts w:cs="Times New Roman"/>
          </w:rPr>
          <w:t>-</w:t>
        </w:r>
      </w:ins>
      <w:del w:id="75" w:author="Benjamin Fanger" w:date="2026-05-31T09:45:00Z" w16du:dateUtc="2026-05-31T16:45:00Z">
        <w:r w:rsidRPr="00EB5A38" w:rsidDel="00B2253F">
          <w:rPr>
            <w:rFonts w:cs="Times New Roman"/>
          </w:rPr>
          <w:delText xml:space="preserve"> </w:delText>
        </w:r>
      </w:del>
      <w:r w:rsidRPr="00EB5A38">
        <w:rPr>
          <w:rFonts w:cs="Times New Roman"/>
        </w:rPr>
        <w:t xml:space="preserve">up efforts, as well as other macroeconomic matters affecting ShoreVest’s deal sourcing and execution. Dinny McMahon spent ten years as a financial journalist in China, including six years in Beijing with The Wall Street Journal, and four years with Dow Jones Newswires in Shanghai, where he also contributed to the Far Eastern Economic Review. In 2015, he left China and The Wall Street Journal to take up a fellowship at the Woodrow Wilson International Center for Scholars, a think tank in Washington DC, where he wrote </w:t>
      </w:r>
      <w:ins w:id="76" w:author="Benjamin Fanger" w:date="2026-05-31T09:45:00Z" w16du:dateUtc="2026-05-31T16:45:00Z">
        <w:r w:rsidR="00B2253F">
          <w:rPr>
            <w:rFonts w:cs="Times New Roman"/>
          </w:rPr>
          <w:t>“</w:t>
        </w:r>
      </w:ins>
      <w:r w:rsidRPr="00EB5A38">
        <w:rPr>
          <w:rFonts w:cs="Times New Roman"/>
        </w:rPr>
        <w:t>China’s Great Wall of Debt: Shadow Banks, Ghost Cities, Massive Loans, and the End of the Chinese Miracle,</w:t>
      </w:r>
      <w:ins w:id="77" w:author="Benjamin Fanger" w:date="2026-05-31T09:45:00Z" w16du:dateUtc="2026-05-31T16:45:00Z">
        <w:r w:rsidR="00B2253F">
          <w:rPr>
            <w:rFonts w:cs="Times New Roman"/>
          </w:rPr>
          <w:t>”</w:t>
        </w:r>
      </w:ins>
      <w:r w:rsidRPr="00EB5A38">
        <w:rPr>
          <w:rFonts w:cs="Times New Roman"/>
        </w:rPr>
        <w:t xml:space="preserve"> a book about the Chinese economy that was published in 2018. Until recently he was a fellow at MacroPolo, the Paulson Institute’s think tank, where he wrote about China’s efforts to clean up its financial system. Dinny currently does research on China’s financial system for financial services firms. Dinny is fluent in Chinese, having studied the language in Beijing and Kunming, and followed by a year at the Johns Hopkins SAIS campus in Nanjing where he studied international relations in Chinese.</w:t>
      </w:r>
      <w:commentRangeEnd w:id="73"/>
      <w:r w:rsidRPr="00EB5A38">
        <w:rPr>
          <w:rStyle w:val="CommentReference"/>
          <w:rFonts w:cs="Times New Roman"/>
          <w:sz w:val="22"/>
          <w:szCs w:val="22"/>
        </w:rPr>
        <w:commentReference w:id="73"/>
      </w:r>
    </w:p>
    <w:p w14:paraId="1B60AAB4" w14:textId="77777777" w:rsidR="00D128CE" w:rsidRPr="00EB5A38" w:rsidRDefault="00000000">
      <w:pPr>
        <w:spacing w:before="240"/>
        <w:rPr>
          <w:rFonts w:cs="Times New Roman"/>
        </w:rPr>
      </w:pPr>
      <w:commentRangeStart w:id="78"/>
      <w:ins w:id="79" w:author="Author" w:date="2026-05-29T10:46:00Z">
        <w:r w:rsidRPr="00EB5A38">
          <w:rPr>
            <w:rFonts w:cs="Times New Roman"/>
            <w:b/>
            <w:bCs/>
          </w:rPr>
          <w:t>Steve Poon</w:t>
        </w:r>
      </w:ins>
    </w:p>
    <w:p w14:paraId="668182CC" w14:textId="77777777" w:rsidR="00D128CE" w:rsidRPr="00EB5A38" w:rsidRDefault="00000000">
      <w:pPr>
        <w:spacing w:after="80"/>
        <w:rPr>
          <w:rFonts w:cs="Times New Roman"/>
        </w:rPr>
      </w:pPr>
      <w:ins w:id="80" w:author="Author" w:date="2026-05-29T10:46:00Z">
        <w:r w:rsidRPr="00EB5A38">
          <w:rPr>
            <w:rFonts w:cs="Times New Roman"/>
            <w:i/>
            <w:iCs/>
            <w:color w:val="595959"/>
          </w:rPr>
          <w:t>Senior Advisory Partner</w:t>
        </w:r>
      </w:ins>
    </w:p>
    <w:p w14:paraId="1183A9EC" w14:textId="4FB0E556" w:rsidR="00D128CE" w:rsidRPr="00EB5A38" w:rsidRDefault="00000000">
      <w:pPr>
        <w:spacing w:before="40" w:after="120"/>
        <w:jc w:val="both"/>
        <w:rPr>
          <w:rFonts w:cs="Times New Roman"/>
        </w:rPr>
      </w:pPr>
      <w:ins w:id="81" w:author="Author" w:date="2026-05-29T10:46:00Z">
        <w:r w:rsidRPr="00EB5A38">
          <w:rPr>
            <w:rFonts w:cs="Times New Roman"/>
          </w:rPr>
          <w:t>Steve Poon has spent more than</w:t>
        </w:r>
      </w:ins>
      <w:ins w:id="82" w:author="Benjamin Fanger" w:date="2026-05-31T09:46:00Z" w16du:dateUtc="2026-05-31T16:46:00Z">
        <w:r w:rsidR="00B2253F">
          <w:rPr>
            <w:rFonts w:cs="Times New Roman"/>
          </w:rPr>
          <w:t xml:space="preserve"> </w:t>
        </w:r>
      </w:ins>
      <w:ins w:id="83" w:author="Author" w:date="2026-05-29T10:46:00Z">
        <w:del w:id="84" w:author="Benjamin Fanger" w:date="2026-05-31T09:46:00Z" w16du:dateUtc="2026-05-31T16:46:00Z">
          <w:r w:rsidRPr="00EB5A38" w:rsidDel="00B2253F">
            <w:rPr>
              <w:rFonts w:cs="Times New Roman"/>
            </w:rPr>
            <w:delText xml:space="preserve"> twenty</w:delText>
          </w:r>
        </w:del>
      </w:ins>
      <w:ins w:id="85" w:author="Benjamin Fanger" w:date="2026-05-31T09:46:00Z" w16du:dateUtc="2026-05-31T16:46:00Z">
        <w:r w:rsidR="00B2253F">
          <w:rPr>
            <w:rFonts w:cs="Times New Roman"/>
          </w:rPr>
          <w:t>20</w:t>
        </w:r>
      </w:ins>
      <w:ins w:id="86" w:author="Author" w:date="2026-05-29T10:46:00Z">
        <w:r w:rsidRPr="00EB5A38">
          <w:rPr>
            <w:rFonts w:cs="Times New Roman"/>
          </w:rPr>
          <w:t xml:space="preserve"> years building and leading credit investment platforms across Asia, accumulating a career that tracks the full arc of institutional private credit in the region. He moved from structured solutions at Standard Chartered Bank, to heading China special situations at Société Générale, to building and leading Ping An’s institutional private credit investment team over approximately a decade, to serving as Managing Director of Asia Credit at The Carlyle Group in Hong Kong. At Carlyle, Poon led the firm’s Greater China-focused credit platform before departing in late 2022. His advisory contribution to ShoreVest draws on an unusually complete accumulation of experience — from origination and structuring through portfolio management and credit resolution — across every major phase of China’s credit cycle. Earlier in his career he held roles at BNP Paribas Peregrine and Bank of America Merrill Lynch. He holds an MBA from the University of Sheffield and is an Associate Member of the Institute of Chartered Accountants of England and Wales (ACA, ICAEW).</w:t>
        </w:r>
      </w:ins>
      <w:commentRangeEnd w:id="78"/>
      <w:r w:rsidRPr="00EB5A38">
        <w:rPr>
          <w:rStyle w:val="CommentReference"/>
          <w:rFonts w:cs="Times New Roman"/>
          <w:sz w:val="22"/>
          <w:szCs w:val="22"/>
        </w:rPr>
        <w:commentReference w:id="78"/>
      </w:r>
    </w:p>
    <w:sectPr w:rsidR="00D128CE" w:rsidRPr="00EB5A3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5-29T10:02:00Z" w:initials="A">
    <w:p w14:paraId="031A8619" w14:textId="77777777" w:rsidR="0004498F" w:rsidRDefault="00000000" w:rsidP="0004498F">
      <w:r>
        <w:annotationRef/>
      </w:r>
      <w:r w:rsidR="0004498F">
        <w:rPr>
          <w:sz w:val="20"/>
          <w:szCs w:val="25"/>
        </w:rPr>
        <w:t>the base here is from the live site - anything underlined is new stuff i added (the 5 who arent on the site yet, plus lillian's reworked bio), anything crossed out is a cut im proposing. you'll need to open it in All Markup or none of it shows.</w:t>
      </w:r>
    </w:p>
  </w:comment>
  <w:comment w:id="1" w:author="Author" w:date="2026-05-29T10:05:00Z" w:initials="A">
    <w:p w14:paraId="2B972BE0" w14:textId="77777777" w:rsidR="0004498F" w:rsidRDefault="00000000" w:rsidP="0004498F">
      <w:r>
        <w:annotationRef/>
      </w:r>
      <w:r w:rsidR="0004498F">
        <w:rPr>
          <w:sz w:val="20"/>
          <w:szCs w:val="25"/>
        </w:rPr>
        <w:t>i would delete the companies-sold line. reads like personal trivia and it kind of cuts against the whole 20yr pioneer angle by reminding everyone you did other stuff first.</w:t>
      </w:r>
    </w:p>
  </w:comment>
  <w:comment w:id="4" w:author="Author" w:date="2026-05-29T10:09:00Z" w:initials="A">
    <w:p w14:paraId="617AEC18" w14:textId="77777777" w:rsidR="00F927AF" w:rsidRDefault="00000000" w:rsidP="00F927AF">
      <w:r>
        <w:annotationRef/>
      </w:r>
      <w:r w:rsidR="00F927AF">
        <w:rPr>
          <w:sz w:val="20"/>
          <w:szCs w:val="25"/>
        </w:rPr>
        <w:t>mecy's and hui's bios are basically the same paragraph on the site, same full spectrum line, same sourcing/dd/structure/exit wording almost verbatim. sitting next to each other they both seem generic. i'd push mecy toward execution and hui toward the legal/enforcement side so they each focus on something, but didnt want to rewrite without a your permission since you said no changes for the sake of it</w:t>
      </w:r>
    </w:p>
  </w:comment>
  <w:comment w:id="5" w:author="Author" w:date="2026-05-29T10:13:00Z" w:initials="A">
    <w:p w14:paraId="43C03CA5" w14:textId="77777777" w:rsidR="00F927AF" w:rsidRDefault="00000000" w:rsidP="00F927AF">
      <w:r>
        <w:annotationRef/>
      </w:r>
      <w:r w:rsidR="00F927AF">
        <w:rPr>
          <w:sz w:val="20"/>
          <w:szCs w:val="25"/>
        </w:rPr>
        <w:t>couple things. one, there's an actual typo on the live site - it says Ms. Hui has overseen but she's Zheng, so it should be Ms. Zheng. two, i'd lose the published paper line - naming a paper about the negative impacts of bankruptcy law is a pretty adversarial legal take right next to her name. not sure if you want something like that being quoted back at us</w:t>
      </w:r>
    </w:p>
  </w:comment>
  <w:comment w:id="7" w:author="Author" w:date="2026-05-29T10:16:00Z" w:initials="A">
    <w:p w14:paraId="40E35D4F" w14:textId="69634A3F" w:rsidR="0004498F" w:rsidRDefault="00000000" w:rsidP="0004498F">
      <w:r>
        <w:annotationRef/>
      </w:r>
      <w:r w:rsidR="0004498F">
        <w:rPr>
          <w:sz w:val="20"/>
          <w:szCs w:val="25"/>
        </w:rPr>
        <w:t>small edit - drop the in Mechanical Engineering bit. i think the UCLA PhD does the job on its own but the field detracts</w:t>
      </w:r>
    </w:p>
  </w:comment>
  <w:comment w:id="11" w:author="Author" w:date="2026-05-29T10:21:00Z" w:initials="A">
    <w:p w14:paraId="6D7F7198" w14:textId="58810ED2" w:rsidR="0004498F" w:rsidRDefault="00000000" w:rsidP="0004498F">
      <w:r>
        <w:annotationRef/>
      </w:r>
      <w:r w:rsidR="0004498F">
        <w:rPr>
          <w:sz w:val="20"/>
          <w:szCs w:val="25"/>
        </w:rPr>
        <w:t>reworked + expanded this one. new version (underlined) builds it out around what the role actually does instead of piling on adjectives. also flipped the title from the site's Senior Legal Counsel to General Counsel per the structure. facts from ada needed - prior title, years, any CRO/SOE/fund formation stuff, and whether we can name the red circle firms</w:t>
      </w:r>
    </w:p>
  </w:comment>
  <w:comment w:id="14" w:author="Author" w:date="2026-05-29T10:32:00Z" w:initials="A">
    <w:p w14:paraId="4D35C283" w14:textId="1E67084F" w:rsidR="0004498F" w:rsidRDefault="00000000" w:rsidP="0004498F">
      <w:r>
        <w:annotationRef/>
      </w:r>
      <w:r w:rsidR="0004498F">
        <w:rPr>
          <w:sz w:val="20"/>
          <w:szCs w:val="25"/>
        </w:rPr>
        <w:t>mine</w:t>
      </w:r>
    </w:p>
  </w:comment>
  <w:comment w:id="18" w:author="Author" w:date="2026-05-29T10:43:00Z" w:initials="A">
    <w:p w14:paraId="227403D1" w14:textId="0BB1B721" w:rsidR="0004498F" w:rsidRDefault="00000000" w:rsidP="0004498F">
      <w:r>
        <w:annotationRef/>
      </w:r>
      <w:r w:rsidR="0004498F">
        <w:rPr>
          <w:sz w:val="20"/>
          <w:szCs w:val="25"/>
        </w:rPr>
        <w:t>mine - wrote this one.</w:t>
      </w:r>
    </w:p>
  </w:comment>
  <w:comment w:id="22" w:author="Author" w:date="2026-05-29T10:28:00Z" w:initials="A">
    <w:p w14:paraId="57C335CD" w14:textId="3FD08BD2" w:rsidR="0004498F" w:rsidRDefault="00000000" w:rsidP="0004498F">
      <w:r>
        <w:annotationRef/>
      </w:r>
      <w:r w:rsidR="0004498F">
        <w:rPr>
          <w:sz w:val="20"/>
          <w:szCs w:val="25"/>
        </w:rPr>
        <w:t xml:space="preserve">dropped him </w:t>
      </w:r>
    </w:p>
  </w:comment>
  <w:comment w:id="26" w:author="Author" w:date="2026-05-29T10:46:00Z" w:initials="A">
    <w:p w14:paraId="76F3E13F" w14:textId="6F8D7DF3" w:rsidR="0004498F" w:rsidRDefault="00000000" w:rsidP="0004498F">
      <w:r>
        <w:annotationRef/>
      </w:r>
      <w:r w:rsidR="0004498F">
        <w:rPr>
          <w:sz w:val="20"/>
          <w:szCs w:val="25"/>
        </w:rPr>
        <w:t xml:space="preserve">also mine. </w:t>
      </w:r>
    </w:p>
  </w:comment>
  <w:comment w:id="63" w:author="Author" w:date="2026-05-29T10:25:00Z" w:initials="A">
    <w:p w14:paraId="05151DAF" w14:textId="77777777" w:rsidR="00F927AF" w:rsidRDefault="00000000" w:rsidP="00F927AF">
      <w:r>
        <w:annotationRef/>
      </w:r>
      <w:r w:rsidR="00F927AF">
        <w:rPr>
          <w:sz w:val="20"/>
          <w:szCs w:val="25"/>
        </w:rPr>
        <w:t>i'd cut the church mission line at the end. it's a nice touch but it's the only sentence on the whole page that steps outside someone's actual work history, so it reads a bit off on an institutional page - and the china/mandarin point its making is already covered all over the rest of his bio anyway</w:t>
      </w:r>
    </w:p>
  </w:comment>
  <w:comment w:id="65" w:author="Author" w:date="2026-05-29T10:50:00Z" w:initials="A">
    <w:p w14:paraId="1620765A" w14:textId="15AEA2F2" w:rsidR="0004498F" w:rsidRDefault="00000000" w:rsidP="0004498F">
      <w:r>
        <w:annotationRef/>
      </w:r>
      <w:r w:rsidR="0004498F">
        <w:rPr>
          <w:sz w:val="20"/>
          <w:szCs w:val="25"/>
        </w:rPr>
        <w:t>this one's mine too but i trimmed it - what i first wrote ran way long, basically his whole career year by year. cut it back to the senior roles that are relevant (ping an AM, fosun hani, ant, 500 global) and dropped the early deloitte/national bank/SGS stuff, the HKD. full version's still in my original if you want any of it back</w:t>
      </w:r>
    </w:p>
  </w:comment>
  <w:comment w:id="71" w:author="Author" w:date="2026-05-29T10:36:00Z" w:initials="A">
    <w:p w14:paraId="766921E0" w14:textId="77777777" w:rsidR="00F927AF" w:rsidRDefault="00000000" w:rsidP="00F927AF">
      <w:r>
        <w:annotationRef/>
      </w:r>
      <w:r w:rsidR="00F927AF">
        <w:rPr>
          <w:sz w:val="20"/>
          <w:szCs w:val="25"/>
        </w:rPr>
        <w:t>moved him to Senior Advisory Partner so the title matches the section he's in - shown as a tracked change off the site's Partner.</w:t>
      </w:r>
    </w:p>
  </w:comment>
  <w:comment w:id="73" w:author="Author" w:date="2026-05-29T10:40:00Z" w:initials="A">
    <w:p w14:paraId="3A457DA5" w14:textId="201E7D00" w:rsidR="0004498F" w:rsidRDefault="00000000" w:rsidP="0004498F">
      <w:r>
        <w:annotationRef/>
      </w:r>
      <w:r w:rsidR="0004498F">
        <w:rPr>
          <w:sz w:val="20"/>
          <w:szCs w:val="25"/>
        </w:rPr>
        <w:t>site has him as Economic Advisor, you've got him under advisory partners. left the title alone for now. also heads up his is by far the longest bio on the page, happy to trim the macropolo / far eastern economic review detail to bring him back in line</w:t>
      </w:r>
    </w:p>
  </w:comment>
  <w:comment w:id="78" w:author="Author" w:date="2026-05-29T10:54:00Z" w:initials="A">
    <w:p w14:paraId="16F1F2BE" w14:textId="3DB0FA20" w:rsidR="0004498F" w:rsidRDefault="00000000" w:rsidP="0004498F">
      <w:r>
        <w:annotationRef/>
      </w:r>
      <w:r w:rsidR="0004498F">
        <w:rPr>
          <w:sz w:val="20"/>
          <w:szCs w:val="25"/>
        </w:rPr>
        <w:t xml:space="preserve">mine as well. standard chartered to socgen to ping an to carlyle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A8619" w15:done="0"/>
  <w15:commentEx w15:paraId="2B972BE0" w15:done="0"/>
  <w15:commentEx w15:paraId="617AEC18" w15:done="0"/>
  <w15:commentEx w15:paraId="43C03CA5" w15:done="0"/>
  <w15:commentEx w15:paraId="40E35D4F" w15:done="0"/>
  <w15:commentEx w15:paraId="6D7F7198" w15:done="0"/>
  <w15:commentEx w15:paraId="4D35C283" w15:done="0"/>
  <w15:commentEx w15:paraId="227403D1" w15:done="0"/>
  <w15:commentEx w15:paraId="57C335CD" w15:done="0"/>
  <w15:commentEx w15:paraId="76F3E13F" w15:done="0"/>
  <w15:commentEx w15:paraId="05151DAF" w15:done="0"/>
  <w15:commentEx w15:paraId="1620765A" w15:done="0"/>
  <w15:commentEx w15:paraId="766921E0" w15:done="0"/>
  <w15:commentEx w15:paraId="3A457DA5" w15:done="0"/>
  <w15:commentEx w15:paraId="16F1F2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A8619" w16cid:durableId="1AA046D8"/>
  <w16cid:commentId w16cid:paraId="2B972BE0" w16cid:durableId="386E28CE"/>
  <w16cid:commentId w16cid:paraId="617AEC18" w16cid:durableId="6B83458E"/>
  <w16cid:commentId w16cid:paraId="43C03CA5" w16cid:durableId="32EFAB82"/>
  <w16cid:commentId w16cid:paraId="40E35D4F" w16cid:durableId="15A8FD67"/>
  <w16cid:commentId w16cid:paraId="6D7F7198" w16cid:durableId="14DF3FBD"/>
  <w16cid:commentId w16cid:paraId="4D35C283" w16cid:durableId="6D30D95A"/>
  <w16cid:commentId w16cid:paraId="227403D1" w16cid:durableId="4E5C8488"/>
  <w16cid:commentId w16cid:paraId="57C335CD" w16cid:durableId="2BDE805C"/>
  <w16cid:commentId w16cid:paraId="76F3E13F" w16cid:durableId="1538383D"/>
  <w16cid:commentId w16cid:paraId="05151DAF" w16cid:durableId="17DB1283"/>
  <w16cid:commentId w16cid:paraId="1620765A" w16cid:durableId="40CD07FB"/>
  <w16cid:commentId w16cid:paraId="766921E0" w16cid:durableId="0876E591"/>
  <w16cid:commentId w16cid:paraId="3A457DA5" w16cid:durableId="5697F614"/>
  <w16cid:commentId w16cid:paraId="16F1F2BE" w16cid:durableId="59E526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A77A7"/>
    <w:multiLevelType w:val="hybridMultilevel"/>
    <w:tmpl w:val="4A9CA6C8"/>
    <w:lvl w:ilvl="0" w:tplc="C082BA62">
      <w:start w:val="1"/>
      <w:numFmt w:val="bullet"/>
      <w:lvlText w:val="●"/>
      <w:lvlJc w:val="left"/>
      <w:pPr>
        <w:ind w:left="720" w:hanging="360"/>
      </w:pPr>
    </w:lvl>
    <w:lvl w:ilvl="1" w:tplc="C56AFCA4">
      <w:start w:val="1"/>
      <w:numFmt w:val="bullet"/>
      <w:lvlText w:val="○"/>
      <w:lvlJc w:val="left"/>
      <w:pPr>
        <w:ind w:left="1440" w:hanging="360"/>
      </w:pPr>
    </w:lvl>
    <w:lvl w:ilvl="2" w:tplc="E70417C8">
      <w:start w:val="1"/>
      <w:numFmt w:val="bullet"/>
      <w:lvlText w:val="■"/>
      <w:lvlJc w:val="left"/>
      <w:pPr>
        <w:ind w:left="2160" w:hanging="360"/>
      </w:pPr>
    </w:lvl>
    <w:lvl w:ilvl="3" w:tplc="99143ADC">
      <w:start w:val="1"/>
      <w:numFmt w:val="bullet"/>
      <w:lvlText w:val="●"/>
      <w:lvlJc w:val="left"/>
      <w:pPr>
        <w:ind w:left="2880" w:hanging="360"/>
      </w:pPr>
    </w:lvl>
    <w:lvl w:ilvl="4" w:tplc="5F20CC30">
      <w:start w:val="1"/>
      <w:numFmt w:val="bullet"/>
      <w:lvlText w:val="○"/>
      <w:lvlJc w:val="left"/>
      <w:pPr>
        <w:ind w:left="3600" w:hanging="360"/>
      </w:pPr>
    </w:lvl>
    <w:lvl w:ilvl="5" w:tplc="FBD00BA4">
      <w:start w:val="1"/>
      <w:numFmt w:val="bullet"/>
      <w:lvlText w:val="■"/>
      <w:lvlJc w:val="left"/>
      <w:pPr>
        <w:ind w:left="4320" w:hanging="360"/>
      </w:pPr>
    </w:lvl>
    <w:lvl w:ilvl="6" w:tplc="FA6CBBD4">
      <w:start w:val="1"/>
      <w:numFmt w:val="bullet"/>
      <w:lvlText w:val="●"/>
      <w:lvlJc w:val="left"/>
      <w:pPr>
        <w:ind w:left="5040" w:hanging="360"/>
      </w:pPr>
    </w:lvl>
    <w:lvl w:ilvl="7" w:tplc="47B8DEFC">
      <w:start w:val="1"/>
      <w:numFmt w:val="bullet"/>
      <w:lvlText w:val="●"/>
      <w:lvlJc w:val="left"/>
      <w:pPr>
        <w:ind w:left="5760" w:hanging="360"/>
      </w:pPr>
    </w:lvl>
    <w:lvl w:ilvl="8" w:tplc="0174104C">
      <w:start w:val="1"/>
      <w:numFmt w:val="bullet"/>
      <w:lvlText w:val="●"/>
      <w:lvlJc w:val="left"/>
      <w:pPr>
        <w:ind w:left="6480" w:hanging="360"/>
      </w:pPr>
    </w:lvl>
  </w:abstractNum>
  <w:num w:numId="1" w16cid:durableId="150347369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Fanger">
    <w15:presenceInfo w15:providerId="AD" w15:userId="S::ben@shorevest.com::ea23959c-d3dd-481c-a61b-063efa8193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CE"/>
    <w:rsid w:val="0004498F"/>
    <w:rsid w:val="00045867"/>
    <w:rsid w:val="002D68D2"/>
    <w:rsid w:val="00A108CF"/>
    <w:rsid w:val="00AC219C"/>
    <w:rsid w:val="00B2253F"/>
    <w:rsid w:val="00D128CE"/>
    <w:rsid w:val="00EB5A38"/>
    <w:rsid w:val="00F927A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7D676A88"/>
  <w15:docId w15:val="{FCE88A6F-00C0-2840-AD20-8243F5AE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2"/>
        <w:szCs w:val="22"/>
        <w:lang w:val="en-GB"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5"/>
    </w:rPr>
  </w:style>
  <w:style w:type="character" w:customStyle="1" w:styleId="CommentTextChar">
    <w:name w:val="Comment Text Char"/>
    <w:basedOn w:val="DefaultParagraphFont"/>
    <w:link w:val="CommentText"/>
    <w:uiPriority w:val="99"/>
    <w:semiHidden/>
    <w:rPr>
      <w:rFonts w:cs="Angsana New"/>
      <w:sz w:val="20"/>
      <w:szCs w:val="25"/>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C219C"/>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2362</Words>
  <Characters>13092</Characters>
  <Application>Microsoft Office Word</Application>
  <DocSecurity>0</DocSecurity>
  <Lines>198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Fanger</cp:lastModifiedBy>
  <cp:revision>3</cp:revision>
  <dcterms:created xsi:type="dcterms:W3CDTF">2026-05-31T16:35:00Z</dcterms:created>
  <dcterms:modified xsi:type="dcterms:W3CDTF">2026-05-31T16:47:00Z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97f988-8a1e-4d4e-b5ab-f30d9bb683e6_Enabled">
    <vt:lpwstr>true</vt:lpwstr>
  </property>
  <property fmtid="{D5CDD505-2E9C-101B-9397-08002B2CF9AE}" pid="3" name="MSIP_Label_3797f988-8a1e-4d4e-b5ab-f30d9bb683e6_SetDate">
    <vt:lpwstr>2026-05-31T12:52:39Z</vt:lpwstr>
  </property>
  <property fmtid="{D5CDD505-2E9C-101B-9397-08002B2CF9AE}" pid="4" name="MSIP_Label_3797f988-8a1e-4d4e-b5ab-f30d9bb683e6_Method">
    <vt:lpwstr>Privileged</vt:lpwstr>
  </property>
  <property fmtid="{D5CDD505-2E9C-101B-9397-08002B2CF9AE}" pid="5" name="MSIP_Label_3797f988-8a1e-4d4e-b5ab-f30d9bb683e6_Name">
    <vt:lpwstr>3797f988-8a1e-4d4e-b5ab-f30d9bb683e6</vt:lpwstr>
  </property>
  <property fmtid="{D5CDD505-2E9C-101B-9397-08002B2CF9AE}" pid="6" name="MSIP_Label_3797f988-8a1e-4d4e-b5ab-f30d9bb683e6_SiteId">
    <vt:lpwstr>ae326a90-5548-4db0-a52c-9b8e317c2010</vt:lpwstr>
  </property>
  <property fmtid="{D5CDD505-2E9C-101B-9397-08002B2CF9AE}" pid="7" name="MSIP_Label_3797f988-8a1e-4d4e-b5ab-f30d9bb683e6_ActionId">
    <vt:lpwstr>268c0ef3-03aa-4eeb-8b73-4f2e23bc5c11</vt:lpwstr>
  </property>
  <property fmtid="{D5CDD505-2E9C-101B-9397-08002B2CF9AE}" pid="8" name="MSIP_Label_3797f988-8a1e-4d4e-b5ab-f30d9bb683e6_ContentBits">
    <vt:lpwstr>0</vt:lpwstr>
  </property>
  <property fmtid="{D5CDD505-2E9C-101B-9397-08002B2CF9AE}" pid="9" name="MSIP_Label_3797f988-8a1e-4d4e-b5ab-f30d9bb683e6_Tag">
    <vt:lpwstr>50, 0, 1, 1</vt:lpwstr>
  </property>
</Properties>
</file>