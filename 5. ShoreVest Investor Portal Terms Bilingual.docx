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A8089" w14:textId="15F6DE70" w:rsidR="00FB6E5B" w:rsidRPr="00BF3E5E" w:rsidRDefault="00000000">
      <w:pPr>
        <w:spacing w:after="100"/>
        <w:rPr>
          <w:rFonts w:ascii="Times New Roman" w:hAnsi="Times New Roman" w:cs="Times New Roman"/>
        </w:rPr>
      </w:pPr>
      <w:r w:rsidRPr="00BF3E5E">
        <w:rPr>
          <w:rFonts w:ascii="Times New Roman" w:hAnsi="Times New Roman" w:cs="Times New Roman"/>
          <w:b/>
          <w:bCs/>
        </w:rPr>
        <w:t>ShoreVest Partners, Ltd.</w:t>
      </w:r>
      <w:r w:rsidRPr="00BF3E5E">
        <w:rPr>
          <w:rFonts w:ascii="Times New Roman" w:eastAsia="宋体" w:hAnsi="Times New Roman" w:cs="Times New Roman"/>
          <w:b/>
          <w:bCs/>
        </w:rPr>
        <w:t xml:space="preserve">   </w:t>
      </w:r>
      <w:del w:id="0" w:author="Janine Zhan" w:date="2026-06-09T14:53:00Z" w16du:dateUtc="2026-06-09T06:53:00Z">
        <w:r w:rsidRPr="00BF3E5E" w:rsidDel="009A37D6">
          <w:rPr>
            <w:rFonts w:ascii="Times New Roman" w:eastAsia="宋体" w:hAnsi="Times New Roman" w:cs="Times New Roman"/>
            <w:b/>
            <w:bCs/>
          </w:rPr>
          <w:delText>新岁资本</w:delText>
        </w:r>
      </w:del>
      <w:ins w:id="1" w:author="Janine Zhan" w:date="2026-06-09T14:53:00Z" w16du:dateUtc="2026-06-09T06:53:00Z">
        <w:r w:rsidR="009A37D6">
          <w:rPr>
            <w:rFonts w:ascii="Times New Roman" w:eastAsia="宋体" w:hAnsi="Times New Roman" w:cs="Times New Roman"/>
            <w:b/>
            <w:bCs/>
          </w:rPr>
          <w:t>新岸资本</w:t>
        </w:r>
      </w:ins>
    </w:p>
    <w:p w14:paraId="1F41BDF2" w14:textId="77777777" w:rsidR="00FB6E5B" w:rsidRPr="00BF3E5E" w:rsidRDefault="00000000">
      <w:pPr>
        <w:spacing w:after="80"/>
        <w:rPr>
          <w:rFonts w:ascii="Times New Roman" w:hAnsi="Times New Roman" w:cs="Times New Roman"/>
        </w:rPr>
      </w:pPr>
      <w:r w:rsidRPr="00BF3E5E">
        <w:rPr>
          <w:rFonts w:ascii="Times New Roman" w:hAnsi="Times New Roman" w:cs="Times New Roman"/>
          <w:b/>
          <w:bCs/>
        </w:rPr>
        <w:t>Investor Portal Terms</w:t>
      </w:r>
    </w:p>
    <w:p w14:paraId="3820ACE8" w14:textId="77777777" w:rsidR="00FB6E5B" w:rsidRPr="00BF3E5E" w:rsidRDefault="00000000">
      <w:pPr>
        <w:spacing w:after="40"/>
        <w:rPr>
          <w:rFonts w:ascii="Times New Roman" w:hAnsi="Times New Roman" w:cs="Times New Roman"/>
        </w:rPr>
      </w:pPr>
      <w:r w:rsidRPr="00BF3E5E">
        <w:rPr>
          <w:rFonts w:ascii="Times New Roman" w:eastAsia="宋体" w:hAnsi="Times New Roman" w:cs="Times New Roman"/>
          <w:b/>
          <w:bCs/>
        </w:rPr>
        <w:t>投资者门户条款</w:t>
      </w:r>
    </w:p>
    <w:p w14:paraId="589603E7" w14:textId="77777777" w:rsidR="00FB6E5B" w:rsidRPr="00BF3E5E" w:rsidRDefault="00000000">
      <w:pPr>
        <w:spacing w:after="240"/>
        <w:rPr>
          <w:rFonts w:ascii="Times New Roman" w:hAnsi="Times New Roman" w:cs="Times New Roman"/>
        </w:rPr>
      </w:pPr>
      <w:r w:rsidRPr="00BF3E5E">
        <w:rPr>
          <w:rFonts w:ascii="Times New Roman" w:hAnsi="Times New Roman" w:cs="Times New Roman"/>
          <w:i/>
          <w:iCs/>
        </w:rPr>
        <w:t>Effective Date: 8 April 2026</w:t>
      </w:r>
      <w:r w:rsidRPr="00BF3E5E">
        <w:rPr>
          <w:rFonts w:ascii="Times New Roman" w:eastAsia="宋体" w:hAnsi="Times New Roman" w:cs="Times New Roman"/>
          <w:i/>
          <w:iCs/>
        </w:rPr>
        <w:t xml:space="preserve">   </w:t>
      </w:r>
      <w:r w:rsidRPr="00BF3E5E">
        <w:rPr>
          <w:rFonts w:ascii="Times New Roman" w:eastAsia="宋体" w:hAnsi="Times New Roman" w:cs="Times New Roman"/>
          <w:i/>
          <w:iCs/>
        </w:rPr>
        <w:t>生效日期：</w:t>
      </w:r>
      <w:r w:rsidRPr="00BF3E5E">
        <w:rPr>
          <w:rFonts w:ascii="Times New Roman" w:eastAsia="宋体" w:hAnsi="Times New Roman" w:cs="Times New Roman"/>
          <w:i/>
          <w:iCs/>
        </w:rPr>
        <w:t>2026</w:t>
      </w:r>
      <w:r w:rsidRPr="00BF3E5E">
        <w:rPr>
          <w:rFonts w:ascii="Times New Roman" w:eastAsia="宋体" w:hAnsi="Times New Roman" w:cs="Times New Roman"/>
          <w:i/>
          <w:iCs/>
        </w:rPr>
        <w:t>年</w:t>
      </w:r>
      <w:r w:rsidRPr="00BF3E5E">
        <w:rPr>
          <w:rFonts w:ascii="Times New Roman" w:eastAsia="宋体" w:hAnsi="Times New Roman" w:cs="Times New Roman"/>
          <w:i/>
          <w:iCs/>
        </w:rPr>
        <w:t>4</w:t>
      </w:r>
      <w:r w:rsidRPr="00BF3E5E">
        <w:rPr>
          <w:rFonts w:ascii="Times New Roman" w:eastAsia="宋体" w:hAnsi="Times New Roman" w:cs="Times New Roman"/>
          <w:i/>
          <w:iCs/>
        </w:rPr>
        <w:t>月</w:t>
      </w:r>
      <w:r w:rsidRPr="00BF3E5E">
        <w:rPr>
          <w:rFonts w:ascii="Times New Roman" w:eastAsia="宋体" w:hAnsi="Times New Roman" w:cs="Times New Roman"/>
          <w:i/>
          <w:iCs/>
        </w:rPr>
        <w:t>8</w:t>
      </w:r>
      <w:r w:rsidRPr="00BF3E5E">
        <w:rPr>
          <w:rFonts w:ascii="Times New Roman" w:eastAsia="宋体" w:hAnsi="Times New Roman" w:cs="Times New Roman"/>
          <w:i/>
          <w:iCs/>
        </w:rPr>
        <w:t>日</w:t>
      </w:r>
    </w:p>
    <w:p w14:paraId="0E209F52" w14:textId="77777777" w:rsidR="00FB6E5B" w:rsidRPr="00BF3E5E" w:rsidRDefault="00FB6E5B">
      <w:pPr>
        <w:pBdr>
          <w:bottom w:val="single" w:sz="4" w:space="1" w:color="333333"/>
        </w:pBdr>
        <w:spacing w:before="40" w:after="200"/>
        <w:rPr>
          <w:rFonts w:ascii="Times New Roman" w:hAnsi="Times New Roman" w:cs="Times New Roman"/>
        </w:rPr>
      </w:pPr>
    </w:p>
    <w:p w14:paraId="148CBD92" w14:textId="77777777" w:rsidR="00FB6E5B" w:rsidRPr="00BF3E5E" w:rsidRDefault="00000000">
      <w:pPr>
        <w:spacing w:before="60" w:after="20"/>
        <w:jc w:val="both"/>
        <w:rPr>
          <w:rFonts w:ascii="Times New Roman" w:hAnsi="Times New Roman" w:cs="Times New Roman"/>
        </w:rPr>
      </w:pPr>
      <w:r w:rsidRPr="00BF3E5E">
        <w:rPr>
          <w:rFonts w:ascii="Times New Roman" w:hAnsi="Times New Roman" w:cs="Times New Roman"/>
        </w:rPr>
        <w:t>These Investor Portal Terms (Portal Terms) govern access to and use of the investor-access portal, restricted materials, data room environments and any downloadable documents made available by ShoreVest Partners, Ltd. and its relevant affiliates (collectively, ShoreVest, we, us or our) through this website (the Portal). These Portal Terms supplement the Terms of Use, Legal Notices and Disclaimers, Privacy Policy and Cookie Notice. In the event of any inconsistency, these Portal Terms prevail with respect to your Portal access. By clicking Confirm and Continue, you confirm you have read, understood and agree to be bound by these Portal Terms and all referenced documents.</w:t>
      </w:r>
    </w:p>
    <w:p w14:paraId="76514707" w14:textId="64EA10D4" w:rsidR="00FB6E5B" w:rsidRPr="00BF3E5E" w:rsidRDefault="00000000">
      <w:pPr>
        <w:spacing w:before="20" w:after="80"/>
        <w:jc w:val="both"/>
        <w:rPr>
          <w:rFonts w:ascii="Times New Roman" w:hAnsi="Times New Roman" w:cs="Times New Roman"/>
        </w:rPr>
      </w:pPr>
      <w:r w:rsidRPr="00BF3E5E">
        <w:rPr>
          <w:rFonts w:ascii="Times New Roman" w:eastAsia="宋体" w:hAnsi="Times New Roman" w:cs="Times New Roman"/>
          <w:color w:val="333333"/>
        </w:rPr>
        <w:t>本《投资者门户条款》（「门户条款」）规管访问</w:t>
      </w:r>
      <w:del w:id="2" w:author="Janine Zhan" w:date="2026-06-09T14:53:00Z" w16du:dateUtc="2026-06-09T06:53:00Z">
        <w:r w:rsidRPr="00BF3E5E" w:rsidDel="009A37D6">
          <w:rPr>
            <w:rFonts w:ascii="Times New Roman" w:eastAsia="宋体" w:hAnsi="Times New Roman" w:cs="Times New Roman"/>
            <w:color w:val="333333"/>
          </w:rPr>
          <w:delText>新岁资本伙伴有限公司</w:delText>
        </w:r>
      </w:del>
      <w:ins w:id="3" w:author="Janine Zhan" w:date="2026-06-09T14:53:00Z" w16du:dateUtc="2026-06-09T06:53:00Z">
        <w:r w:rsidR="009A37D6">
          <w:rPr>
            <w:rFonts w:ascii="Times New Roman" w:eastAsia="宋体" w:hAnsi="Times New Roman" w:cs="Times New Roman"/>
            <w:color w:val="333333"/>
          </w:rPr>
          <w:t>新岸资本</w:t>
        </w:r>
      </w:ins>
      <w:r w:rsidRPr="00BF3E5E">
        <w:rPr>
          <w:rFonts w:ascii="Times New Roman" w:eastAsia="宋体" w:hAnsi="Times New Roman" w:cs="Times New Roman"/>
          <w:color w:val="333333"/>
        </w:rPr>
        <w:t>及其相关关联公司（统称「</w:t>
      </w:r>
      <w:del w:id="4" w:author="Janine Zhan" w:date="2026-06-09T14:53:00Z" w16du:dateUtc="2026-06-09T06:53:00Z">
        <w:r w:rsidRPr="00BF3E5E" w:rsidDel="009A37D6">
          <w:rPr>
            <w:rFonts w:ascii="Times New Roman" w:eastAsia="宋体" w:hAnsi="Times New Roman" w:cs="Times New Roman"/>
            <w:color w:val="333333"/>
          </w:rPr>
          <w:delText>新岁资本</w:delText>
        </w:r>
      </w:del>
      <w:ins w:id="5" w:author="Janine Zhan" w:date="2026-06-09T14:53:00Z" w16du:dateUtc="2026-06-09T06:53:00Z">
        <w:r w:rsidR="009A37D6">
          <w:rPr>
            <w:rFonts w:ascii="Times New Roman" w:eastAsia="宋体" w:hAnsi="Times New Roman" w:cs="Times New Roman"/>
            <w:color w:val="333333"/>
          </w:rPr>
          <w:t>新岸资本</w:t>
        </w:r>
      </w:ins>
      <w:r w:rsidRPr="00BF3E5E">
        <w:rPr>
          <w:rFonts w:ascii="Times New Roman" w:eastAsia="宋体" w:hAnsi="Times New Roman" w:cs="Times New Roman"/>
          <w:color w:val="333333"/>
        </w:rPr>
        <w:t>」、「我们」或「我方」）通过本网站提供的投资者访问门户、限制性材料、数据室环境及任何可下载文件（统称「门户」）。本门户条款是对使用条款、法律声明与免责声明、隐私政策及</w:t>
      </w:r>
      <w:r w:rsidRPr="00BF3E5E">
        <w:rPr>
          <w:rFonts w:ascii="Times New Roman" w:eastAsia="宋体" w:hAnsi="Times New Roman" w:cs="Times New Roman"/>
          <w:color w:val="333333"/>
        </w:rPr>
        <w:t xml:space="preserve"> Cookie </w:t>
      </w:r>
      <w:r w:rsidRPr="00BF3E5E">
        <w:rPr>
          <w:rFonts w:ascii="Times New Roman" w:eastAsia="宋体" w:hAnsi="Times New Roman" w:cs="Times New Roman"/>
          <w:color w:val="333333"/>
        </w:rPr>
        <w:t>通知的补充，如存在不一致，就门户访问事项以本门户条款为准。点击「确认并继续」即表示您已阅读、理解并同意受本门户条款及所有引用文件的约束。</w:t>
      </w:r>
    </w:p>
    <w:p w14:paraId="271ED234" w14:textId="77777777" w:rsidR="00FB6E5B" w:rsidRPr="00BF3E5E" w:rsidRDefault="00000000">
      <w:pPr>
        <w:pStyle w:val="1"/>
        <w:rPr>
          <w:rFonts w:ascii="Times New Roman" w:hAnsi="Times New Roman" w:cs="Times New Roman"/>
          <w:sz w:val="22"/>
          <w:szCs w:val="22"/>
        </w:rPr>
      </w:pPr>
      <w:r w:rsidRPr="00BF3E5E">
        <w:rPr>
          <w:rFonts w:ascii="Times New Roman" w:hAnsi="Times New Roman" w:cs="Times New Roman"/>
          <w:sz w:val="22"/>
          <w:szCs w:val="22"/>
        </w:rPr>
        <w:t>1. Eligibility</w:t>
      </w:r>
      <w:r w:rsidRPr="00BF3E5E">
        <w:rPr>
          <w:rFonts w:ascii="Times New Roman" w:eastAsia="宋体" w:hAnsi="Times New Roman" w:cs="Times New Roman"/>
          <w:sz w:val="22"/>
          <w:szCs w:val="22"/>
        </w:rPr>
        <w:t xml:space="preserve">  1. </w:t>
      </w:r>
      <w:r w:rsidRPr="00BF3E5E">
        <w:rPr>
          <w:rFonts w:ascii="Times New Roman" w:eastAsia="宋体" w:hAnsi="Times New Roman" w:cs="Times New Roman"/>
          <w:sz w:val="22"/>
          <w:szCs w:val="22"/>
        </w:rPr>
        <w:t>资格要求</w:t>
      </w:r>
    </w:p>
    <w:p w14:paraId="6472D5B4" w14:textId="77777777" w:rsidR="00FB6E5B" w:rsidRPr="00BF3E5E" w:rsidRDefault="00000000">
      <w:pPr>
        <w:spacing w:before="60" w:after="20"/>
        <w:jc w:val="both"/>
        <w:rPr>
          <w:rFonts w:ascii="Times New Roman" w:hAnsi="Times New Roman" w:cs="Times New Roman"/>
        </w:rPr>
      </w:pPr>
      <w:r w:rsidRPr="00BF3E5E">
        <w:rPr>
          <w:rFonts w:ascii="Times New Roman" w:hAnsi="Times New Roman" w:cs="Times New Roman"/>
        </w:rPr>
        <w:t>Access to the Portal is strictly limited to persons who satisfy all of the following conditions: (a) you are a professional investor, institutional investor, qualified purchaser, accredited investor or equivalent classification recognised under the laws of your jurisdiction; (b) you are not a retail investor; (c) access to these materials is lawful in the jurisdiction from which you are accessing the Portal; (d) you are accessing the Portal on your own account, or if acting on behalf of an institution, you have full authority to bind that entity to these Portal Terms; and (e) you are not a person subject to sanctions administered by the UN, EU, UK, US, Hong Kong or any other relevant jurisdiction.</w:t>
      </w:r>
    </w:p>
    <w:p w14:paraId="247D38CD" w14:textId="4A00ABF7" w:rsidR="00FB6E5B" w:rsidRPr="00BF3E5E" w:rsidRDefault="00000000">
      <w:pPr>
        <w:spacing w:before="20" w:after="80"/>
        <w:jc w:val="both"/>
        <w:rPr>
          <w:rFonts w:ascii="Times New Roman" w:hAnsi="Times New Roman" w:cs="Times New Roman"/>
        </w:rPr>
      </w:pPr>
      <w:r w:rsidRPr="00BF3E5E">
        <w:rPr>
          <w:rFonts w:ascii="Times New Roman" w:eastAsia="宋体" w:hAnsi="Times New Roman" w:cs="Times New Roman"/>
          <w:color w:val="333333"/>
        </w:rPr>
        <w:t>访问门户严格限于符合以下全部条件的人士：（</w:t>
      </w:r>
      <w:r w:rsidRPr="00BF3E5E">
        <w:rPr>
          <w:rFonts w:ascii="Times New Roman" w:eastAsia="宋体" w:hAnsi="Times New Roman" w:cs="Times New Roman"/>
          <w:color w:val="333333"/>
        </w:rPr>
        <w:t>a</w:t>
      </w:r>
      <w:r w:rsidRPr="00BF3E5E">
        <w:rPr>
          <w:rFonts w:ascii="Times New Roman" w:eastAsia="宋体" w:hAnsi="Times New Roman" w:cs="Times New Roman"/>
          <w:color w:val="333333"/>
        </w:rPr>
        <w:t>）您属于您所在司法管辖区法律认可的专业投资者、机构投资者、合格买家、合格投资者或同类分类；（</w:t>
      </w:r>
      <w:r w:rsidRPr="00BF3E5E">
        <w:rPr>
          <w:rFonts w:ascii="Times New Roman" w:eastAsia="宋体" w:hAnsi="Times New Roman" w:cs="Times New Roman"/>
          <w:color w:val="333333"/>
        </w:rPr>
        <w:t>b</w:t>
      </w:r>
      <w:r w:rsidRPr="00BF3E5E">
        <w:rPr>
          <w:rFonts w:ascii="Times New Roman" w:eastAsia="宋体" w:hAnsi="Times New Roman" w:cs="Times New Roman"/>
          <w:color w:val="333333"/>
        </w:rPr>
        <w:t>）您不是零售投资者；（</w:t>
      </w:r>
      <w:r w:rsidRPr="00BF3E5E">
        <w:rPr>
          <w:rFonts w:ascii="Times New Roman" w:eastAsia="宋体" w:hAnsi="Times New Roman" w:cs="Times New Roman"/>
          <w:color w:val="333333"/>
        </w:rPr>
        <w:t>c</w:t>
      </w:r>
      <w:r w:rsidRPr="00BF3E5E">
        <w:rPr>
          <w:rFonts w:ascii="Times New Roman" w:eastAsia="宋体" w:hAnsi="Times New Roman" w:cs="Times New Roman"/>
          <w:color w:val="333333"/>
        </w:rPr>
        <w:t>）在您访问门户所在的司法管辖区，访问这些材料属于合法行为；（</w:t>
      </w:r>
      <w:r w:rsidRPr="00BF3E5E">
        <w:rPr>
          <w:rFonts w:ascii="Times New Roman" w:eastAsia="宋体" w:hAnsi="Times New Roman" w:cs="Times New Roman"/>
          <w:color w:val="333333"/>
        </w:rPr>
        <w:t>d</w:t>
      </w:r>
      <w:r w:rsidRPr="00BF3E5E">
        <w:rPr>
          <w:rFonts w:ascii="Times New Roman" w:eastAsia="宋体" w:hAnsi="Times New Roman" w:cs="Times New Roman"/>
          <w:color w:val="333333"/>
        </w:rPr>
        <w:t>）您以自身名义访问门户，或如代表</w:t>
      </w:r>
      <w:del w:id="6" w:author="Janine Zhan" w:date="2026-06-09T14:54:00Z" w16du:dateUtc="2026-06-09T06:54:00Z">
        <w:r w:rsidRPr="00BF3E5E" w:rsidDel="009A37D6">
          <w:rPr>
            <w:rFonts w:ascii="Times New Roman" w:eastAsia="宋体" w:hAnsi="Times New Roman" w:cs="Times New Roman" w:hint="eastAsia"/>
            <w:color w:val="333333"/>
          </w:rPr>
          <w:delText>機构</w:delText>
        </w:r>
      </w:del>
      <w:ins w:id="7" w:author="Janine Zhan" w:date="2026-06-09T14:54:00Z" w16du:dateUtc="2026-06-09T06:54:00Z">
        <w:r w:rsidR="009A37D6">
          <w:rPr>
            <w:rFonts w:ascii="Times New Roman" w:eastAsia="宋体" w:hAnsi="Times New Roman" w:cs="Times New Roman" w:hint="eastAsia"/>
            <w:color w:val="333333"/>
          </w:rPr>
          <w:t>机构</w:t>
        </w:r>
      </w:ins>
      <w:r w:rsidRPr="00BF3E5E">
        <w:rPr>
          <w:rFonts w:ascii="Times New Roman" w:eastAsia="宋体" w:hAnsi="Times New Roman" w:cs="Times New Roman"/>
          <w:color w:val="333333"/>
        </w:rPr>
        <w:t>行事，您具备将该</w:t>
      </w:r>
      <w:del w:id="8" w:author="Janine Zhan" w:date="2026-06-09T14:54:00Z" w16du:dateUtc="2026-06-09T06:54:00Z">
        <w:r w:rsidRPr="00BF3E5E" w:rsidDel="009A37D6">
          <w:rPr>
            <w:rFonts w:ascii="Times New Roman" w:eastAsia="宋体" w:hAnsi="Times New Roman" w:cs="Times New Roman" w:hint="eastAsia"/>
            <w:color w:val="333333"/>
          </w:rPr>
          <w:delText>機构</w:delText>
        </w:r>
      </w:del>
      <w:ins w:id="9" w:author="Janine Zhan" w:date="2026-06-09T14:54:00Z" w16du:dateUtc="2026-06-09T06:54:00Z">
        <w:r w:rsidR="009A37D6">
          <w:rPr>
            <w:rFonts w:ascii="Times New Roman" w:eastAsia="宋体" w:hAnsi="Times New Roman" w:cs="Times New Roman" w:hint="eastAsia"/>
            <w:color w:val="333333"/>
          </w:rPr>
          <w:t>机构</w:t>
        </w:r>
      </w:ins>
      <w:r w:rsidRPr="00BF3E5E">
        <w:rPr>
          <w:rFonts w:ascii="Times New Roman" w:eastAsia="宋体" w:hAnsi="Times New Roman" w:cs="Times New Roman"/>
          <w:color w:val="333333"/>
        </w:rPr>
        <w:t>约束于本门户条款的完整授权；（</w:t>
      </w:r>
      <w:r w:rsidRPr="00BF3E5E">
        <w:rPr>
          <w:rFonts w:ascii="Times New Roman" w:eastAsia="宋体" w:hAnsi="Times New Roman" w:cs="Times New Roman"/>
          <w:color w:val="333333"/>
        </w:rPr>
        <w:t>e</w:t>
      </w:r>
      <w:r w:rsidRPr="00BF3E5E">
        <w:rPr>
          <w:rFonts w:ascii="Times New Roman" w:eastAsia="宋体" w:hAnsi="Times New Roman" w:cs="Times New Roman"/>
          <w:color w:val="333333"/>
        </w:rPr>
        <w:t>）您不是受联合国、欧盟、英国、美国、香港或其他相关司法管辖区制裁的被制裁人士。</w:t>
      </w:r>
    </w:p>
    <w:p w14:paraId="72F8E537" w14:textId="77777777" w:rsidR="00FB6E5B" w:rsidRPr="00BF3E5E" w:rsidRDefault="00FB6E5B">
      <w:pPr>
        <w:spacing w:before="60" w:after="60"/>
        <w:rPr>
          <w:rFonts w:ascii="Times New Roman" w:hAnsi="Times New Roman" w:cs="Times New Roman"/>
        </w:rPr>
      </w:pPr>
    </w:p>
    <w:p w14:paraId="517E5987" w14:textId="77777777" w:rsidR="00FB6E5B" w:rsidRPr="00BF3E5E" w:rsidRDefault="00000000">
      <w:pPr>
        <w:spacing w:before="60" w:after="20"/>
        <w:jc w:val="both"/>
        <w:rPr>
          <w:rFonts w:ascii="Times New Roman" w:hAnsi="Times New Roman" w:cs="Times New Roman"/>
        </w:rPr>
      </w:pPr>
      <w:r w:rsidRPr="00BF3E5E">
        <w:rPr>
          <w:rFonts w:ascii="Times New Roman" w:hAnsi="Times New Roman" w:cs="Times New Roman"/>
        </w:rPr>
        <w:t>ShoreVest may request evidence of eligibility at any time and reserves the right to deny, suspend or revoke access at its sole discretion and without explanation.</w:t>
      </w:r>
    </w:p>
    <w:p w14:paraId="773D7545" w14:textId="6FC64BB6" w:rsidR="00FB6E5B" w:rsidRPr="00BF3E5E" w:rsidRDefault="00000000">
      <w:pPr>
        <w:spacing w:before="20" w:after="80"/>
        <w:jc w:val="both"/>
        <w:rPr>
          <w:rFonts w:ascii="Times New Roman" w:hAnsi="Times New Roman" w:cs="Times New Roman"/>
        </w:rPr>
      </w:pPr>
      <w:del w:id="10" w:author="Janine Zhan" w:date="2026-06-09T14:53:00Z" w16du:dateUtc="2026-06-09T06:53:00Z">
        <w:r w:rsidRPr="00BF3E5E" w:rsidDel="009A37D6">
          <w:rPr>
            <w:rFonts w:ascii="Times New Roman" w:eastAsia="宋体" w:hAnsi="Times New Roman" w:cs="Times New Roman"/>
            <w:color w:val="333333"/>
          </w:rPr>
          <w:delText>新岁资本</w:delText>
        </w:r>
      </w:del>
      <w:ins w:id="11" w:author="Janine Zhan" w:date="2026-06-09T14:53:00Z" w16du:dateUtc="2026-06-09T06:53:00Z">
        <w:r w:rsidR="009A37D6">
          <w:rPr>
            <w:rFonts w:ascii="Times New Roman" w:eastAsia="宋体" w:hAnsi="Times New Roman" w:cs="Times New Roman"/>
            <w:color w:val="333333"/>
          </w:rPr>
          <w:t>新岸资本</w:t>
        </w:r>
      </w:ins>
      <w:r w:rsidRPr="00BF3E5E">
        <w:rPr>
          <w:rFonts w:ascii="Times New Roman" w:eastAsia="宋体" w:hAnsi="Times New Roman" w:cs="Times New Roman"/>
          <w:color w:val="333333"/>
        </w:rPr>
        <w:t>可随时要求提供资格证明，并保留自行判断随时无需说明地拒绝、暂停或撤销访问权限的权利。</w:t>
      </w:r>
    </w:p>
    <w:p w14:paraId="0BC8C11F" w14:textId="77777777" w:rsidR="00FB6E5B" w:rsidRPr="00BF3E5E" w:rsidRDefault="00000000">
      <w:pPr>
        <w:pStyle w:val="1"/>
        <w:rPr>
          <w:rFonts w:ascii="Times New Roman" w:hAnsi="Times New Roman" w:cs="Times New Roman"/>
          <w:sz w:val="22"/>
          <w:szCs w:val="22"/>
        </w:rPr>
      </w:pPr>
      <w:r w:rsidRPr="00BF3E5E">
        <w:rPr>
          <w:rFonts w:ascii="Times New Roman" w:hAnsi="Times New Roman" w:cs="Times New Roman"/>
          <w:sz w:val="22"/>
          <w:szCs w:val="22"/>
        </w:rPr>
        <w:t>2. Purpose of access</w:t>
      </w:r>
      <w:r w:rsidRPr="00BF3E5E">
        <w:rPr>
          <w:rFonts w:ascii="Times New Roman" w:eastAsia="宋体" w:hAnsi="Times New Roman" w:cs="Times New Roman"/>
          <w:sz w:val="22"/>
          <w:szCs w:val="22"/>
        </w:rPr>
        <w:t xml:space="preserve">  2. </w:t>
      </w:r>
      <w:r w:rsidRPr="00BF3E5E">
        <w:rPr>
          <w:rFonts w:ascii="Times New Roman" w:eastAsia="宋体" w:hAnsi="Times New Roman" w:cs="Times New Roman"/>
          <w:sz w:val="22"/>
          <w:szCs w:val="22"/>
        </w:rPr>
        <w:t>访问目的</w:t>
      </w:r>
    </w:p>
    <w:p w14:paraId="2FA568DA" w14:textId="77777777" w:rsidR="00FB6E5B" w:rsidRPr="00BF3E5E" w:rsidRDefault="00000000">
      <w:pPr>
        <w:spacing w:before="60" w:after="20"/>
        <w:jc w:val="both"/>
        <w:rPr>
          <w:rFonts w:ascii="Times New Roman" w:hAnsi="Times New Roman" w:cs="Times New Roman"/>
        </w:rPr>
      </w:pPr>
      <w:r w:rsidRPr="00BF3E5E">
        <w:rPr>
          <w:rFonts w:ascii="Times New Roman" w:hAnsi="Times New Roman" w:cs="Times New Roman"/>
        </w:rPr>
        <w:t>Materials made available through the Portal are provided solely to enable eligible persons to conduct diligence on ShoreVest and any ShoreVest-managed vehicle in connection with a potential investment relationship. Access must not be used for any other purpose. Nothing in the Portal constitutes an offer to sell, solicitation of an offer to buy or a recommendation regarding any security or investment product. Any offering will be made only through definitive offering documents delivered separately to eligible persons.</w:t>
      </w:r>
    </w:p>
    <w:p w14:paraId="77B43B93" w14:textId="25537CEE" w:rsidR="00FB6E5B" w:rsidRPr="00BF3E5E" w:rsidRDefault="00000000">
      <w:pPr>
        <w:spacing w:before="20" w:after="80"/>
        <w:jc w:val="both"/>
        <w:rPr>
          <w:rFonts w:ascii="Times New Roman" w:hAnsi="Times New Roman" w:cs="Times New Roman"/>
        </w:rPr>
      </w:pPr>
      <w:r w:rsidRPr="00BF3E5E">
        <w:rPr>
          <w:rFonts w:ascii="Times New Roman" w:eastAsia="宋体" w:hAnsi="Times New Roman" w:cs="Times New Roman"/>
          <w:color w:val="333333"/>
        </w:rPr>
        <w:lastRenderedPageBreak/>
        <w:t>通过门户提供的材料仅供符合资格的人士就</w:t>
      </w:r>
      <w:del w:id="12" w:author="Janine Zhan" w:date="2026-06-09T14:53:00Z" w16du:dateUtc="2026-06-09T06:53:00Z">
        <w:r w:rsidRPr="00BF3E5E" w:rsidDel="009A37D6">
          <w:rPr>
            <w:rFonts w:ascii="Times New Roman" w:eastAsia="宋体" w:hAnsi="Times New Roman" w:cs="Times New Roman"/>
            <w:color w:val="333333"/>
          </w:rPr>
          <w:delText>新岁资本</w:delText>
        </w:r>
      </w:del>
      <w:ins w:id="13" w:author="Janine Zhan" w:date="2026-06-09T14:53:00Z" w16du:dateUtc="2026-06-09T06:53:00Z">
        <w:r w:rsidR="009A37D6">
          <w:rPr>
            <w:rFonts w:ascii="Times New Roman" w:eastAsia="宋体" w:hAnsi="Times New Roman" w:cs="Times New Roman"/>
            <w:color w:val="333333"/>
          </w:rPr>
          <w:t>新岸资本</w:t>
        </w:r>
      </w:ins>
      <w:r w:rsidRPr="00BF3E5E">
        <w:rPr>
          <w:rFonts w:ascii="Times New Roman" w:eastAsia="宋体" w:hAnsi="Times New Roman" w:cs="Times New Roman"/>
          <w:color w:val="333333"/>
        </w:rPr>
        <w:t>及其管理的基金载体开展尽致调查之用，不得用于任何其他目的。门户中的任何内容均不构成任何证券或投资产品的出售要约、招募或推荐。任何要约将仅通过单独向符合资格的人士提供的正式发售文件进行。</w:t>
      </w:r>
    </w:p>
    <w:p w14:paraId="585E6213" w14:textId="77777777" w:rsidR="00FB6E5B" w:rsidRPr="00BF3E5E" w:rsidRDefault="00000000">
      <w:pPr>
        <w:pStyle w:val="1"/>
        <w:rPr>
          <w:rFonts w:ascii="Times New Roman" w:hAnsi="Times New Roman" w:cs="Times New Roman"/>
          <w:sz w:val="22"/>
          <w:szCs w:val="22"/>
        </w:rPr>
      </w:pPr>
      <w:r w:rsidRPr="00BF3E5E">
        <w:rPr>
          <w:rFonts w:ascii="Times New Roman" w:hAnsi="Times New Roman" w:cs="Times New Roman"/>
          <w:sz w:val="22"/>
          <w:szCs w:val="22"/>
        </w:rPr>
        <w:t>3. Confidentiality</w:t>
      </w:r>
      <w:r w:rsidRPr="00BF3E5E">
        <w:rPr>
          <w:rFonts w:ascii="Times New Roman" w:eastAsia="宋体" w:hAnsi="Times New Roman" w:cs="Times New Roman"/>
          <w:sz w:val="22"/>
          <w:szCs w:val="22"/>
        </w:rPr>
        <w:t xml:space="preserve">  3. </w:t>
      </w:r>
      <w:r w:rsidRPr="00BF3E5E">
        <w:rPr>
          <w:rFonts w:ascii="Times New Roman" w:eastAsia="宋体" w:hAnsi="Times New Roman" w:cs="Times New Roman"/>
          <w:sz w:val="22"/>
          <w:szCs w:val="22"/>
        </w:rPr>
        <w:t>保密义务</w:t>
      </w:r>
    </w:p>
    <w:p w14:paraId="37E54D7E" w14:textId="77777777" w:rsidR="00FB6E5B" w:rsidRPr="00BF3E5E" w:rsidRDefault="00000000">
      <w:pPr>
        <w:spacing w:before="60" w:after="20"/>
        <w:jc w:val="both"/>
        <w:rPr>
          <w:rFonts w:ascii="Times New Roman" w:hAnsi="Times New Roman" w:cs="Times New Roman"/>
        </w:rPr>
      </w:pPr>
      <w:r w:rsidRPr="00BF3E5E">
        <w:rPr>
          <w:rFonts w:ascii="Times New Roman" w:hAnsi="Times New Roman" w:cs="Times New Roman"/>
        </w:rPr>
        <w:t>All materials accessed through the Portal are confidential and proprietary. By accessing the Portal, you agree: (a) to treat all materials as strictly confidential and not to disclose them to any third party without ShoreVest's prior written consent, except to professional advisers bound by equivalent confidentiality obligations; (b) not to reproduce, copy, distribute, publish, upload, transmit or otherwise disseminate any Portal materials in any form; (c) to use Portal materials solely for the purpose described in section 2; and (d) to notify ShoreVest promptly if you become aware of any unauthorised access to or disclosure of Portal materials. The obligations in this section survive termination or withdrawal of Portal access.</w:t>
      </w:r>
    </w:p>
    <w:p w14:paraId="72DAA566" w14:textId="21385060" w:rsidR="00FB6E5B" w:rsidRPr="00BF3E5E" w:rsidRDefault="00000000">
      <w:pPr>
        <w:spacing w:before="20" w:after="80"/>
        <w:jc w:val="both"/>
        <w:rPr>
          <w:rFonts w:ascii="Times New Roman" w:hAnsi="Times New Roman" w:cs="Times New Roman"/>
        </w:rPr>
      </w:pPr>
      <w:r w:rsidRPr="00BF3E5E">
        <w:rPr>
          <w:rFonts w:ascii="Times New Roman" w:eastAsia="宋体" w:hAnsi="Times New Roman" w:cs="Times New Roman"/>
          <w:color w:val="333333"/>
        </w:rPr>
        <w:t>通过门户访问的所有材料均属机密且专有。通过访问门户，您同意：（</w:t>
      </w:r>
      <w:r w:rsidRPr="00BF3E5E">
        <w:rPr>
          <w:rFonts w:ascii="Times New Roman" w:eastAsia="宋体" w:hAnsi="Times New Roman" w:cs="Times New Roman"/>
          <w:color w:val="333333"/>
        </w:rPr>
        <w:t>a</w:t>
      </w:r>
      <w:r w:rsidRPr="00BF3E5E">
        <w:rPr>
          <w:rFonts w:ascii="Times New Roman" w:eastAsia="宋体" w:hAnsi="Times New Roman" w:cs="Times New Roman"/>
          <w:color w:val="333333"/>
        </w:rPr>
        <w:t>）将所有材料作为严格保密信息对待，不得在未经</w:t>
      </w:r>
      <w:del w:id="14" w:author="Janine Zhan" w:date="2026-06-09T14:53:00Z" w16du:dateUtc="2026-06-09T06:53:00Z">
        <w:r w:rsidRPr="00BF3E5E" w:rsidDel="009A37D6">
          <w:rPr>
            <w:rFonts w:ascii="Times New Roman" w:eastAsia="宋体" w:hAnsi="Times New Roman" w:cs="Times New Roman"/>
            <w:color w:val="333333"/>
          </w:rPr>
          <w:delText>新岁资本</w:delText>
        </w:r>
      </w:del>
      <w:ins w:id="15" w:author="Janine Zhan" w:date="2026-06-09T14:53:00Z" w16du:dateUtc="2026-06-09T06:53:00Z">
        <w:r w:rsidR="009A37D6">
          <w:rPr>
            <w:rFonts w:ascii="Times New Roman" w:eastAsia="宋体" w:hAnsi="Times New Roman" w:cs="Times New Roman"/>
            <w:color w:val="333333"/>
          </w:rPr>
          <w:t>新岸资本</w:t>
        </w:r>
      </w:ins>
      <w:r w:rsidRPr="00BF3E5E">
        <w:rPr>
          <w:rFonts w:ascii="Times New Roman" w:eastAsia="宋体" w:hAnsi="Times New Roman" w:cs="Times New Roman"/>
          <w:color w:val="333333"/>
        </w:rPr>
        <w:t>事先书面同意的情况下向任何第三方披露，除非向负有同等保密义务的专业顾问披露；（</w:t>
      </w:r>
      <w:r w:rsidRPr="00BF3E5E">
        <w:rPr>
          <w:rFonts w:ascii="Times New Roman" w:eastAsia="宋体" w:hAnsi="Times New Roman" w:cs="Times New Roman"/>
          <w:color w:val="333333"/>
        </w:rPr>
        <w:t>b</w:t>
      </w:r>
      <w:r w:rsidRPr="00BF3E5E">
        <w:rPr>
          <w:rFonts w:ascii="Times New Roman" w:eastAsia="宋体" w:hAnsi="Times New Roman" w:cs="Times New Roman"/>
          <w:color w:val="333333"/>
        </w:rPr>
        <w:t>）不得以任何形式复制、分发、公布、上传、传输或以其他方式传播任何门户材料；（</w:t>
      </w:r>
      <w:r w:rsidRPr="00BF3E5E">
        <w:rPr>
          <w:rFonts w:ascii="Times New Roman" w:eastAsia="宋体" w:hAnsi="Times New Roman" w:cs="Times New Roman"/>
          <w:color w:val="333333"/>
        </w:rPr>
        <w:t>c</w:t>
      </w:r>
      <w:r w:rsidRPr="00BF3E5E">
        <w:rPr>
          <w:rFonts w:ascii="Times New Roman" w:eastAsia="宋体" w:hAnsi="Times New Roman" w:cs="Times New Roman"/>
          <w:color w:val="333333"/>
        </w:rPr>
        <w:t>）仅出于第</w:t>
      </w:r>
      <w:r w:rsidRPr="00BF3E5E">
        <w:rPr>
          <w:rFonts w:ascii="Times New Roman" w:eastAsia="宋体" w:hAnsi="Times New Roman" w:cs="Times New Roman"/>
          <w:color w:val="333333"/>
        </w:rPr>
        <w:t>2</w:t>
      </w:r>
      <w:r w:rsidRPr="00BF3E5E">
        <w:rPr>
          <w:rFonts w:ascii="Times New Roman" w:eastAsia="宋体" w:hAnsi="Times New Roman" w:cs="Times New Roman"/>
          <w:color w:val="333333"/>
        </w:rPr>
        <w:t>条所述目的使用门户材料；（</w:t>
      </w:r>
      <w:r w:rsidRPr="00BF3E5E">
        <w:rPr>
          <w:rFonts w:ascii="Times New Roman" w:eastAsia="宋体" w:hAnsi="Times New Roman" w:cs="Times New Roman"/>
          <w:color w:val="333333"/>
        </w:rPr>
        <w:t>d</w:t>
      </w:r>
      <w:r w:rsidRPr="00BF3E5E">
        <w:rPr>
          <w:rFonts w:ascii="Times New Roman" w:eastAsia="宋体" w:hAnsi="Times New Roman" w:cs="Times New Roman"/>
          <w:color w:val="333333"/>
        </w:rPr>
        <w:t>）若得知任何未经授权的访问或披露门户材料的情况，必须立即通知</w:t>
      </w:r>
      <w:del w:id="16" w:author="Janine Zhan" w:date="2026-06-09T14:53:00Z" w16du:dateUtc="2026-06-09T06:53:00Z">
        <w:r w:rsidRPr="00BF3E5E" w:rsidDel="009A37D6">
          <w:rPr>
            <w:rFonts w:ascii="Times New Roman" w:eastAsia="宋体" w:hAnsi="Times New Roman" w:cs="Times New Roman"/>
            <w:color w:val="333333"/>
          </w:rPr>
          <w:delText>新岁资本</w:delText>
        </w:r>
      </w:del>
      <w:ins w:id="17" w:author="Janine Zhan" w:date="2026-06-09T14:53:00Z" w16du:dateUtc="2026-06-09T06:53:00Z">
        <w:r w:rsidR="009A37D6">
          <w:rPr>
            <w:rFonts w:ascii="Times New Roman" w:eastAsia="宋体" w:hAnsi="Times New Roman" w:cs="Times New Roman"/>
            <w:color w:val="333333"/>
          </w:rPr>
          <w:t>新岸资本</w:t>
        </w:r>
      </w:ins>
      <w:r w:rsidRPr="00BF3E5E">
        <w:rPr>
          <w:rFonts w:ascii="Times New Roman" w:eastAsia="宋体" w:hAnsi="Times New Roman" w:cs="Times New Roman"/>
          <w:color w:val="333333"/>
        </w:rPr>
        <w:t>。本条义务在门户访问终止或撤销后仍继续有效。</w:t>
      </w:r>
    </w:p>
    <w:p w14:paraId="490836F6" w14:textId="77777777" w:rsidR="00FB6E5B" w:rsidRPr="00BF3E5E" w:rsidRDefault="00000000">
      <w:pPr>
        <w:pStyle w:val="1"/>
        <w:rPr>
          <w:rFonts w:ascii="Times New Roman" w:hAnsi="Times New Roman" w:cs="Times New Roman"/>
          <w:sz w:val="22"/>
          <w:szCs w:val="22"/>
        </w:rPr>
      </w:pPr>
      <w:r w:rsidRPr="00BF3E5E">
        <w:rPr>
          <w:rFonts w:ascii="Times New Roman" w:hAnsi="Times New Roman" w:cs="Times New Roman"/>
          <w:sz w:val="22"/>
          <w:szCs w:val="22"/>
        </w:rPr>
        <w:t>4. No reliance and no advice</w:t>
      </w:r>
      <w:r w:rsidRPr="00BF3E5E">
        <w:rPr>
          <w:rFonts w:ascii="Times New Roman" w:eastAsia="宋体" w:hAnsi="Times New Roman" w:cs="Times New Roman"/>
          <w:sz w:val="22"/>
          <w:szCs w:val="22"/>
        </w:rPr>
        <w:t xml:space="preserve">  4. </w:t>
      </w:r>
      <w:r w:rsidRPr="00BF3E5E">
        <w:rPr>
          <w:rFonts w:ascii="Times New Roman" w:eastAsia="宋体" w:hAnsi="Times New Roman" w:cs="Times New Roman"/>
          <w:sz w:val="22"/>
          <w:szCs w:val="22"/>
        </w:rPr>
        <w:t>不得依赖且非专业建议</w:t>
      </w:r>
    </w:p>
    <w:p w14:paraId="5B314D6A" w14:textId="77777777" w:rsidR="00FB6E5B" w:rsidRPr="00BF3E5E" w:rsidRDefault="00000000">
      <w:pPr>
        <w:spacing w:before="60" w:after="20"/>
        <w:jc w:val="both"/>
        <w:rPr>
          <w:rFonts w:ascii="Times New Roman" w:hAnsi="Times New Roman" w:cs="Times New Roman"/>
        </w:rPr>
      </w:pPr>
      <w:r w:rsidRPr="00BF3E5E">
        <w:rPr>
          <w:rFonts w:ascii="Times New Roman" w:hAnsi="Times New Roman" w:cs="Times New Roman"/>
        </w:rPr>
        <w:t>Materials in the Portal are provided for informational and diligence purposes only. They are not complete, may contain assumptions and estimates, and are subject to change without notice. You must not rely on Portal materials as the sole basis for any investment decision. Nothing in the Portal constitutes investment, legal, tax, accounting or other professional advice. You are responsible for conducting your own independent analysis and consulting your own advisers before making any investment decision.</w:t>
      </w:r>
    </w:p>
    <w:p w14:paraId="0D73B161" w14:textId="77777777" w:rsidR="00FB6E5B" w:rsidRPr="00BF3E5E" w:rsidRDefault="00000000">
      <w:pPr>
        <w:spacing w:before="20" w:after="80"/>
        <w:jc w:val="both"/>
        <w:rPr>
          <w:rFonts w:ascii="Times New Roman" w:hAnsi="Times New Roman" w:cs="Times New Roman"/>
        </w:rPr>
      </w:pPr>
      <w:r w:rsidRPr="00BF3E5E">
        <w:rPr>
          <w:rFonts w:ascii="Times New Roman" w:eastAsia="宋体" w:hAnsi="Times New Roman" w:cs="Times New Roman"/>
          <w:color w:val="333333"/>
        </w:rPr>
        <w:t>门户中的材料仅供信息与尽调目的。内容可能不完整，可能包含假设或估算，且可能不经通知就发生变化。您不得以门户材料作为任何投资决定的唯一依据。门户中的任何内容均不构成投资、法律、税务、会计或其他专业建议。您有责任开展独立分析并在作出任何投资决定前和自己的顾问商议。</w:t>
      </w:r>
    </w:p>
    <w:p w14:paraId="2A688FDC" w14:textId="77777777" w:rsidR="00FB6E5B" w:rsidRPr="00BF3E5E" w:rsidRDefault="00000000">
      <w:pPr>
        <w:pStyle w:val="1"/>
        <w:rPr>
          <w:rFonts w:ascii="Times New Roman" w:hAnsi="Times New Roman" w:cs="Times New Roman"/>
          <w:sz w:val="22"/>
          <w:szCs w:val="22"/>
        </w:rPr>
      </w:pPr>
      <w:r w:rsidRPr="00BF3E5E">
        <w:rPr>
          <w:rFonts w:ascii="Times New Roman" w:hAnsi="Times New Roman" w:cs="Times New Roman"/>
          <w:sz w:val="22"/>
          <w:szCs w:val="22"/>
        </w:rPr>
        <w:t>5. Authentication and account security</w:t>
      </w:r>
      <w:r w:rsidRPr="00BF3E5E">
        <w:rPr>
          <w:rFonts w:ascii="Times New Roman" w:eastAsia="宋体" w:hAnsi="Times New Roman" w:cs="Times New Roman"/>
          <w:sz w:val="22"/>
          <w:szCs w:val="22"/>
        </w:rPr>
        <w:t xml:space="preserve">  5. </w:t>
      </w:r>
      <w:r w:rsidRPr="00BF3E5E">
        <w:rPr>
          <w:rFonts w:ascii="Times New Roman" w:eastAsia="宋体" w:hAnsi="Times New Roman" w:cs="Times New Roman"/>
          <w:sz w:val="22"/>
          <w:szCs w:val="22"/>
        </w:rPr>
        <w:t>身份验证与账户安全</w:t>
      </w:r>
    </w:p>
    <w:p w14:paraId="0863B88D" w14:textId="77777777" w:rsidR="00FB6E5B" w:rsidRPr="00BF3E5E" w:rsidRDefault="00000000">
      <w:pPr>
        <w:spacing w:before="60" w:after="20"/>
        <w:jc w:val="both"/>
        <w:rPr>
          <w:rFonts w:ascii="Times New Roman" w:hAnsi="Times New Roman" w:cs="Times New Roman"/>
        </w:rPr>
      </w:pPr>
      <w:r w:rsidRPr="00BF3E5E">
        <w:rPr>
          <w:rFonts w:ascii="Times New Roman" w:hAnsi="Times New Roman" w:cs="Times New Roman"/>
        </w:rPr>
        <w:t>Where access requires authentication credentials, you are responsible for maintaining their confidentiality and security. You must not share your credentials with any other person. You must notify ShoreVest immediately at privacy@shorevest.com if you become aware of any actual or suspected unauthorised access to your account. ShoreVest reserves the right to require re-authentication at any time and to revoke credentials where security may have been compromised.</w:t>
      </w:r>
    </w:p>
    <w:p w14:paraId="74ABB397" w14:textId="08703963" w:rsidR="00FB6E5B" w:rsidRPr="00BF3E5E" w:rsidRDefault="00000000">
      <w:pPr>
        <w:spacing w:before="20" w:after="80"/>
        <w:jc w:val="both"/>
        <w:rPr>
          <w:rFonts w:ascii="Times New Roman" w:hAnsi="Times New Roman" w:cs="Times New Roman"/>
        </w:rPr>
      </w:pPr>
      <w:r w:rsidRPr="00BF3E5E">
        <w:rPr>
          <w:rFonts w:ascii="Times New Roman" w:eastAsia="宋体" w:hAnsi="Times New Roman" w:cs="Times New Roman"/>
          <w:color w:val="333333"/>
        </w:rPr>
        <w:t>如访问需要身份验证凭证，您有责任维护其保密性及安全性。您不得将凭证与任何其他人共享。若得知您的账户存在任何实际或涉嫌的未经授权访问，必须立即通知</w:t>
      </w:r>
      <w:r w:rsidRPr="00BF3E5E">
        <w:rPr>
          <w:rFonts w:ascii="Times New Roman" w:eastAsia="宋体" w:hAnsi="Times New Roman" w:cs="Times New Roman"/>
          <w:color w:val="333333"/>
        </w:rPr>
        <w:t xml:space="preserve"> privacy@shorevest.com</w:t>
      </w:r>
      <w:r w:rsidRPr="00BF3E5E">
        <w:rPr>
          <w:rFonts w:ascii="Times New Roman" w:eastAsia="宋体" w:hAnsi="Times New Roman" w:cs="Times New Roman"/>
          <w:color w:val="333333"/>
        </w:rPr>
        <w:t>。</w:t>
      </w:r>
      <w:del w:id="18" w:author="Janine Zhan" w:date="2026-06-09T14:53:00Z" w16du:dateUtc="2026-06-09T06:53:00Z">
        <w:r w:rsidRPr="00BF3E5E" w:rsidDel="009A37D6">
          <w:rPr>
            <w:rFonts w:ascii="Times New Roman" w:eastAsia="宋体" w:hAnsi="Times New Roman" w:cs="Times New Roman"/>
            <w:color w:val="333333"/>
          </w:rPr>
          <w:delText>新岁资本</w:delText>
        </w:r>
      </w:del>
      <w:ins w:id="19" w:author="Janine Zhan" w:date="2026-06-09T14:53:00Z" w16du:dateUtc="2026-06-09T06:53:00Z">
        <w:r w:rsidR="009A37D6">
          <w:rPr>
            <w:rFonts w:ascii="Times New Roman" w:eastAsia="宋体" w:hAnsi="Times New Roman" w:cs="Times New Roman"/>
            <w:color w:val="333333"/>
          </w:rPr>
          <w:t>新岸资本</w:t>
        </w:r>
      </w:ins>
      <w:r w:rsidRPr="00BF3E5E">
        <w:rPr>
          <w:rFonts w:ascii="Times New Roman" w:eastAsia="宋体" w:hAnsi="Times New Roman" w:cs="Times New Roman"/>
          <w:color w:val="333333"/>
        </w:rPr>
        <w:t>保留随时要求重新验证的权利，并在安全可能已遭到损害的情况下撤销凭证。</w:t>
      </w:r>
    </w:p>
    <w:p w14:paraId="7A1594CC" w14:textId="77777777" w:rsidR="00FB6E5B" w:rsidRPr="00BF3E5E" w:rsidRDefault="00000000">
      <w:pPr>
        <w:pStyle w:val="1"/>
        <w:rPr>
          <w:rFonts w:ascii="Times New Roman" w:hAnsi="Times New Roman" w:cs="Times New Roman"/>
          <w:sz w:val="22"/>
          <w:szCs w:val="22"/>
        </w:rPr>
      </w:pPr>
      <w:r w:rsidRPr="00BF3E5E">
        <w:rPr>
          <w:rFonts w:ascii="Times New Roman" w:hAnsi="Times New Roman" w:cs="Times New Roman"/>
          <w:sz w:val="22"/>
          <w:szCs w:val="22"/>
        </w:rPr>
        <w:t>6. Monitoring and logging</w:t>
      </w:r>
      <w:r w:rsidRPr="00BF3E5E">
        <w:rPr>
          <w:rFonts w:ascii="Times New Roman" w:eastAsia="宋体" w:hAnsi="Times New Roman" w:cs="Times New Roman"/>
          <w:sz w:val="22"/>
          <w:szCs w:val="22"/>
        </w:rPr>
        <w:t xml:space="preserve">  6. </w:t>
      </w:r>
      <w:r w:rsidRPr="00BF3E5E">
        <w:rPr>
          <w:rFonts w:ascii="Times New Roman" w:eastAsia="宋体" w:hAnsi="Times New Roman" w:cs="Times New Roman"/>
          <w:sz w:val="22"/>
          <w:szCs w:val="22"/>
        </w:rPr>
        <w:t>监测与日志记录</w:t>
      </w:r>
    </w:p>
    <w:p w14:paraId="28FA5A82" w14:textId="77777777" w:rsidR="00FB6E5B" w:rsidRPr="00BF3E5E" w:rsidRDefault="00000000">
      <w:pPr>
        <w:spacing w:before="60" w:after="20"/>
        <w:jc w:val="both"/>
        <w:rPr>
          <w:rFonts w:ascii="Times New Roman" w:hAnsi="Times New Roman" w:cs="Times New Roman"/>
        </w:rPr>
      </w:pPr>
      <w:r w:rsidRPr="00BF3E5E">
        <w:rPr>
          <w:rFonts w:ascii="Times New Roman" w:hAnsi="Times New Roman" w:cs="Times New Roman"/>
        </w:rPr>
        <w:t>ShoreVest may log and monitor all access to and activity within the Portal for security, compliance and regulatory purposes, including recording the time, nature and extent of access to specific materials. By accessing the Portal, you consent to such monitoring and logging. Records of access may be retained for the periods required by applicable law and ShoreVest's internal policies.</w:t>
      </w:r>
    </w:p>
    <w:p w14:paraId="276F0592" w14:textId="0B362BC5" w:rsidR="00FB6E5B" w:rsidRPr="00BF3E5E" w:rsidRDefault="00000000">
      <w:pPr>
        <w:spacing w:before="20" w:after="80"/>
        <w:jc w:val="both"/>
        <w:rPr>
          <w:rFonts w:ascii="Times New Roman" w:hAnsi="Times New Roman" w:cs="Times New Roman"/>
        </w:rPr>
      </w:pPr>
      <w:del w:id="20" w:author="Janine Zhan" w:date="2026-06-09T14:53:00Z" w16du:dateUtc="2026-06-09T06:53:00Z">
        <w:r w:rsidRPr="00BF3E5E" w:rsidDel="009A37D6">
          <w:rPr>
            <w:rFonts w:ascii="Times New Roman" w:eastAsia="宋体" w:hAnsi="Times New Roman" w:cs="Times New Roman"/>
            <w:color w:val="333333"/>
          </w:rPr>
          <w:lastRenderedPageBreak/>
          <w:delText>新岁资本</w:delText>
        </w:r>
      </w:del>
      <w:ins w:id="21" w:author="Janine Zhan" w:date="2026-06-09T14:53:00Z" w16du:dateUtc="2026-06-09T06:53:00Z">
        <w:r w:rsidR="009A37D6">
          <w:rPr>
            <w:rFonts w:ascii="Times New Roman" w:eastAsia="宋体" w:hAnsi="Times New Roman" w:cs="Times New Roman"/>
            <w:color w:val="333333"/>
          </w:rPr>
          <w:t>新岸资本</w:t>
        </w:r>
      </w:ins>
      <w:r w:rsidRPr="00BF3E5E">
        <w:rPr>
          <w:rFonts w:ascii="Times New Roman" w:eastAsia="宋体" w:hAnsi="Times New Roman" w:cs="Times New Roman"/>
          <w:color w:val="333333"/>
        </w:rPr>
        <w:t>可出于安全、合规及监管目的记录和监控对门户的所有访问及活动情况，包括记录访问特定材料的时间、性质及范围。通过访问门户，您同意此类监控及日志记录。访问记录可根据适用法律及</w:t>
      </w:r>
      <w:del w:id="22" w:author="Janine Zhan" w:date="2026-06-09T14:53:00Z" w16du:dateUtc="2026-06-09T06:53:00Z">
        <w:r w:rsidRPr="00BF3E5E" w:rsidDel="009A37D6">
          <w:rPr>
            <w:rFonts w:ascii="Times New Roman" w:eastAsia="宋体" w:hAnsi="Times New Roman" w:cs="Times New Roman"/>
            <w:color w:val="333333"/>
          </w:rPr>
          <w:delText>新岁资本</w:delText>
        </w:r>
      </w:del>
      <w:ins w:id="23" w:author="Janine Zhan" w:date="2026-06-09T14:53:00Z" w16du:dateUtc="2026-06-09T06:53:00Z">
        <w:r w:rsidR="009A37D6">
          <w:rPr>
            <w:rFonts w:ascii="Times New Roman" w:eastAsia="宋体" w:hAnsi="Times New Roman" w:cs="Times New Roman"/>
            <w:color w:val="333333"/>
          </w:rPr>
          <w:t>新岸资本</w:t>
        </w:r>
      </w:ins>
      <w:r w:rsidRPr="00BF3E5E">
        <w:rPr>
          <w:rFonts w:ascii="Times New Roman" w:eastAsia="宋体" w:hAnsi="Times New Roman" w:cs="Times New Roman"/>
          <w:color w:val="333333"/>
        </w:rPr>
        <w:t>内部政策保留相应期限。</w:t>
      </w:r>
    </w:p>
    <w:p w14:paraId="69356B6F" w14:textId="77777777" w:rsidR="00FB6E5B" w:rsidRPr="00BF3E5E" w:rsidRDefault="00000000">
      <w:pPr>
        <w:pStyle w:val="1"/>
        <w:rPr>
          <w:rFonts w:ascii="Times New Roman" w:hAnsi="Times New Roman" w:cs="Times New Roman"/>
          <w:sz w:val="22"/>
          <w:szCs w:val="22"/>
        </w:rPr>
      </w:pPr>
      <w:r w:rsidRPr="00BF3E5E">
        <w:rPr>
          <w:rFonts w:ascii="Times New Roman" w:hAnsi="Times New Roman" w:cs="Times New Roman"/>
          <w:sz w:val="22"/>
          <w:szCs w:val="22"/>
        </w:rPr>
        <w:t>7. No warranty as to materials</w:t>
      </w:r>
      <w:r w:rsidRPr="00BF3E5E">
        <w:rPr>
          <w:rFonts w:ascii="Times New Roman" w:eastAsia="宋体" w:hAnsi="Times New Roman" w:cs="Times New Roman"/>
          <w:sz w:val="22"/>
          <w:szCs w:val="22"/>
        </w:rPr>
        <w:t xml:space="preserve">  7. </w:t>
      </w:r>
      <w:r w:rsidRPr="00BF3E5E">
        <w:rPr>
          <w:rFonts w:ascii="Times New Roman" w:eastAsia="宋体" w:hAnsi="Times New Roman" w:cs="Times New Roman"/>
          <w:sz w:val="22"/>
          <w:szCs w:val="22"/>
        </w:rPr>
        <w:t>无材料保证</w:t>
      </w:r>
    </w:p>
    <w:p w14:paraId="41676069" w14:textId="77777777" w:rsidR="00FB6E5B" w:rsidRPr="00BF3E5E" w:rsidRDefault="00000000">
      <w:pPr>
        <w:spacing w:before="60" w:after="20"/>
        <w:jc w:val="both"/>
        <w:rPr>
          <w:rFonts w:ascii="Times New Roman" w:hAnsi="Times New Roman" w:cs="Times New Roman"/>
        </w:rPr>
      </w:pPr>
      <w:r w:rsidRPr="00BF3E5E">
        <w:rPr>
          <w:rFonts w:ascii="Times New Roman" w:hAnsi="Times New Roman" w:cs="Times New Roman"/>
        </w:rPr>
        <w:t>Materials in the Portal are provided on an as is basis. ShoreVest makes no representation or warranty as to the accuracy, completeness, timeliness or fitness for purpose of any Portal material. ShoreVest reserves the right to update, correct, withdraw or supplement any material at any time without notice.</w:t>
      </w:r>
    </w:p>
    <w:p w14:paraId="35EA62E1" w14:textId="482472E7" w:rsidR="00FB6E5B" w:rsidRPr="00BF3E5E" w:rsidRDefault="00000000">
      <w:pPr>
        <w:spacing w:before="20" w:after="80"/>
        <w:jc w:val="both"/>
        <w:rPr>
          <w:rFonts w:ascii="Times New Roman" w:hAnsi="Times New Roman" w:cs="Times New Roman"/>
        </w:rPr>
      </w:pPr>
      <w:r w:rsidRPr="00BF3E5E">
        <w:rPr>
          <w:rFonts w:ascii="Times New Roman" w:eastAsia="宋体" w:hAnsi="Times New Roman" w:cs="Times New Roman"/>
          <w:color w:val="333333"/>
        </w:rPr>
        <w:t>门户中的材料按「现状」基础提供。</w:t>
      </w:r>
      <w:del w:id="24" w:author="Janine Zhan" w:date="2026-06-09T14:53:00Z" w16du:dateUtc="2026-06-09T06:53:00Z">
        <w:r w:rsidRPr="00BF3E5E" w:rsidDel="009A37D6">
          <w:rPr>
            <w:rFonts w:ascii="Times New Roman" w:eastAsia="宋体" w:hAnsi="Times New Roman" w:cs="Times New Roman"/>
            <w:color w:val="333333"/>
          </w:rPr>
          <w:delText>新岁资本</w:delText>
        </w:r>
      </w:del>
      <w:ins w:id="25" w:author="Janine Zhan" w:date="2026-06-09T14:53:00Z" w16du:dateUtc="2026-06-09T06:53:00Z">
        <w:r w:rsidR="009A37D6">
          <w:rPr>
            <w:rFonts w:ascii="Times New Roman" w:eastAsia="宋体" w:hAnsi="Times New Roman" w:cs="Times New Roman"/>
            <w:color w:val="333333"/>
          </w:rPr>
          <w:t>新岸资本</w:t>
        </w:r>
      </w:ins>
      <w:r w:rsidRPr="00BF3E5E">
        <w:rPr>
          <w:rFonts w:ascii="Times New Roman" w:eastAsia="宋体" w:hAnsi="Times New Roman" w:cs="Times New Roman"/>
          <w:color w:val="333333"/>
        </w:rPr>
        <w:t>就任何门户材料的准确性、完整性、时效性或适用性不作任何</w:t>
      </w:r>
      <w:del w:id="26" w:author="Janine Zhan" w:date="2026-06-09T14:58:00Z" w16du:dateUtc="2026-06-09T06:58:00Z">
        <w:r w:rsidRPr="00BF3E5E" w:rsidDel="009A37D6">
          <w:rPr>
            <w:rFonts w:ascii="Times New Roman" w:eastAsia="宋体" w:hAnsi="Times New Roman" w:cs="Times New Roman" w:hint="eastAsia"/>
            <w:color w:val="333333"/>
          </w:rPr>
          <w:delText>陌述</w:delText>
        </w:r>
      </w:del>
      <w:ins w:id="27" w:author="Janine Zhan" w:date="2026-06-09T14:58:00Z" w16du:dateUtc="2026-06-09T06:58:00Z">
        <w:r w:rsidR="009A37D6">
          <w:rPr>
            <w:rFonts w:ascii="Times New Roman" w:eastAsia="宋体" w:hAnsi="Times New Roman" w:cs="Times New Roman" w:hint="eastAsia"/>
            <w:color w:val="333333"/>
          </w:rPr>
          <w:t>陈述</w:t>
        </w:r>
      </w:ins>
      <w:r w:rsidRPr="00BF3E5E">
        <w:rPr>
          <w:rFonts w:ascii="Times New Roman" w:eastAsia="宋体" w:hAnsi="Times New Roman" w:cs="Times New Roman"/>
          <w:color w:val="333333"/>
        </w:rPr>
        <w:t>或保证。</w:t>
      </w:r>
      <w:del w:id="28" w:author="Janine Zhan" w:date="2026-06-09T14:53:00Z" w16du:dateUtc="2026-06-09T06:53:00Z">
        <w:r w:rsidRPr="00BF3E5E" w:rsidDel="009A37D6">
          <w:rPr>
            <w:rFonts w:ascii="Times New Roman" w:eastAsia="宋体" w:hAnsi="Times New Roman" w:cs="Times New Roman"/>
            <w:color w:val="333333"/>
          </w:rPr>
          <w:delText>新岁资本</w:delText>
        </w:r>
      </w:del>
      <w:ins w:id="29" w:author="Janine Zhan" w:date="2026-06-09T14:53:00Z" w16du:dateUtc="2026-06-09T06:53:00Z">
        <w:r w:rsidR="009A37D6">
          <w:rPr>
            <w:rFonts w:ascii="Times New Roman" w:eastAsia="宋体" w:hAnsi="Times New Roman" w:cs="Times New Roman"/>
            <w:color w:val="333333"/>
          </w:rPr>
          <w:t>新岸资本</w:t>
        </w:r>
      </w:ins>
      <w:r w:rsidRPr="00BF3E5E">
        <w:rPr>
          <w:rFonts w:ascii="Times New Roman" w:eastAsia="宋体" w:hAnsi="Times New Roman" w:cs="Times New Roman"/>
          <w:color w:val="333333"/>
        </w:rPr>
        <w:t>保留随时无需通知地更新、更正、撤回或补充任何材料的权利。</w:t>
      </w:r>
    </w:p>
    <w:p w14:paraId="7BE01732" w14:textId="77777777" w:rsidR="00FB6E5B" w:rsidRPr="00BF3E5E" w:rsidRDefault="00000000">
      <w:pPr>
        <w:pStyle w:val="1"/>
        <w:rPr>
          <w:rFonts w:ascii="Times New Roman" w:hAnsi="Times New Roman" w:cs="Times New Roman"/>
          <w:sz w:val="22"/>
          <w:szCs w:val="22"/>
        </w:rPr>
      </w:pPr>
      <w:r w:rsidRPr="00BF3E5E">
        <w:rPr>
          <w:rFonts w:ascii="Times New Roman" w:hAnsi="Times New Roman" w:cs="Times New Roman"/>
          <w:sz w:val="22"/>
          <w:szCs w:val="22"/>
        </w:rPr>
        <w:t>8. Intellectual property</w:t>
      </w:r>
      <w:r w:rsidRPr="00BF3E5E">
        <w:rPr>
          <w:rFonts w:ascii="Times New Roman" w:eastAsia="宋体" w:hAnsi="Times New Roman" w:cs="Times New Roman"/>
          <w:sz w:val="22"/>
          <w:szCs w:val="22"/>
        </w:rPr>
        <w:t xml:space="preserve">  8. </w:t>
      </w:r>
      <w:r w:rsidRPr="00BF3E5E">
        <w:rPr>
          <w:rFonts w:ascii="Times New Roman" w:eastAsia="宋体" w:hAnsi="Times New Roman" w:cs="Times New Roman"/>
          <w:sz w:val="22"/>
          <w:szCs w:val="22"/>
        </w:rPr>
        <w:t>知识产权</w:t>
      </w:r>
    </w:p>
    <w:p w14:paraId="5EE6C19D" w14:textId="77777777" w:rsidR="00FB6E5B" w:rsidRPr="00BF3E5E" w:rsidRDefault="00000000">
      <w:pPr>
        <w:spacing w:before="60" w:after="20"/>
        <w:jc w:val="both"/>
        <w:rPr>
          <w:rFonts w:ascii="Times New Roman" w:hAnsi="Times New Roman" w:cs="Times New Roman"/>
        </w:rPr>
      </w:pPr>
      <w:r w:rsidRPr="00BF3E5E">
        <w:rPr>
          <w:rFonts w:ascii="Times New Roman" w:hAnsi="Times New Roman" w:cs="Times New Roman"/>
        </w:rPr>
        <w:t>All Portal materials are proprietary and confidential information of ShoreVest or its affiliates. No right, title or licence is granted other than the limited right to access and review materials for the purpose described in section 2. Any unauthorised use, reproduction or distribution may constitute a breach of these Portal Terms and applicable intellectual property law.</w:t>
      </w:r>
    </w:p>
    <w:p w14:paraId="559E85F7" w14:textId="49FBF090" w:rsidR="00FB6E5B" w:rsidRPr="00BF3E5E" w:rsidRDefault="00000000">
      <w:pPr>
        <w:spacing w:before="20" w:after="80"/>
        <w:jc w:val="both"/>
        <w:rPr>
          <w:rFonts w:ascii="Times New Roman" w:hAnsi="Times New Roman" w:cs="Times New Roman"/>
        </w:rPr>
      </w:pPr>
      <w:r w:rsidRPr="00BF3E5E">
        <w:rPr>
          <w:rFonts w:ascii="Times New Roman" w:eastAsia="宋体" w:hAnsi="Times New Roman" w:cs="Times New Roman"/>
          <w:color w:val="333333"/>
        </w:rPr>
        <w:t>所有门户材料均是</w:t>
      </w:r>
      <w:del w:id="30" w:author="Janine Zhan" w:date="2026-06-09T14:53:00Z" w16du:dateUtc="2026-06-09T06:53:00Z">
        <w:r w:rsidRPr="00BF3E5E" w:rsidDel="009A37D6">
          <w:rPr>
            <w:rFonts w:ascii="Times New Roman" w:eastAsia="宋体" w:hAnsi="Times New Roman" w:cs="Times New Roman"/>
            <w:color w:val="333333"/>
          </w:rPr>
          <w:delText>新岁资本</w:delText>
        </w:r>
      </w:del>
      <w:ins w:id="31" w:author="Janine Zhan" w:date="2026-06-09T14:53:00Z" w16du:dateUtc="2026-06-09T06:53:00Z">
        <w:r w:rsidR="009A37D6">
          <w:rPr>
            <w:rFonts w:ascii="Times New Roman" w:eastAsia="宋体" w:hAnsi="Times New Roman" w:cs="Times New Roman"/>
            <w:color w:val="333333"/>
          </w:rPr>
          <w:t>新岸资本</w:t>
        </w:r>
      </w:ins>
      <w:r w:rsidRPr="00BF3E5E">
        <w:rPr>
          <w:rFonts w:ascii="Times New Roman" w:eastAsia="宋体" w:hAnsi="Times New Roman" w:cs="Times New Roman"/>
          <w:color w:val="333333"/>
        </w:rPr>
        <w:t>或其关联公司的专有且机密的信息。除出于第</w:t>
      </w:r>
      <w:r w:rsidRPr="00BF3E5E">
        <w:rPr>
          <w:rFonts w:ascii="Times New Roman" w:eastAsia="宋体" w:hAnsi="Times New Roman" w:cs="Times New Roman"/>
          <w:color w:val="333333"/>
        </w:rPr>
        <w:t>2</w:t>
      </w:r>
      <w:r w:rsidRPr="00BF3E5E">
        <w:rPr>
          <w:rFonts w:ascii="Times New Roman" w:eastAsia="宋体" w:hAnsi="Times New Roman" w:cs="Times New Roman"/>
          <w:color w:val="333333"/>
        </w:rPr>
        <w:t>条所述目的进行访问和审阅的有限权利外，不授予任何其他权利、权益或许可。任何未经授权的使用、复制或分发可能构成违反本门户条款及适用知识产权法律的行为。</w:t>
      </w:r>
    </w:p>
    <w:p w14:paraId="3D863E15" w14:textId="77777777" w:rsidR="00FB6E5B" w:rsidRPr="00BF3E5E" w:rsidRDefault="00000000">
      <w:pPr>
        <w:pStyle w:val="1"/>
        <w:rPr>
          <w:rFonts w:ascii="Times New Roman" w:hAnsi="Times New Roman" w:cs="Times New Roman"/>
          <w:sz w:val="22"/>
          <w:szCs w:val="22"/>
        </w:rPr>
      </w:pPr>
      <w:r w:rsidRPr="00BF3E5E">
        <w:rPr>
          <w:rFonts w:ascii="Times New Roman" w:hAnsi="Times New Roman" w:cs="Times New Roman"/>
          <w:sz w:val="22"/>
          <w:szCs w:val="22"/>
        </w:rPr>
        <w:t>9. Termination of access</w:t>
      </w:r>
      <w:r w:rsidRPr="00BF3E5E">
        <w:rPr>
          <w:rFonts w:ascii="Times New Roman" w:eastAsia="宋体" w:hAnsi="Times New Roman" w:cs="Times New Roman"/>
          <w:sz w:val="22"/>
          <w:szCs w:val="22"/>
        </w:rPr>
        <w:t xml:space="preserve">  9. </w:t>
      </w:r>
      <w:r w:rsidRPr="00BF3E5E">
        <w:rPr>
          <w:rFonts w:ascii="Times New Roman" w:eastAsia="宋体" w:hAnsi="Times New Roman" w:cs="Times New Roman"/>
          <w:sz w:val="22"/>
          <w:szCs w:val="22"/>
        </w:rPr>
        <w:t>访问权限的终止</w:t>
      </w:r>
    </w:p>
    <w:p w14:paraId="62086DF0" w14:textId="77777777" w:rsidR="00FB6E5B" w:rsidRPr="00BF3E5E" w:rsidRDefault="00000000">
      <w:pPr>
        <w:spacing w:before="60" w:after="20"/>
        <w:jc w:val="both"/>
        <w:rPr>
          <w:rFonts w:ascii="Times New Roman" w:hAnsi="Times New Roman" w:cs="Times New Roman"/>
        </w:rPr>
      </w:pPr>
      <w:r w:rsidRPr="00BF3E5E">
        <w:rPr>
          <w:rFonts w:ascii="Times New Roman" w:hAnsi="Times New Roman" w:cs="Times New Roman"/>
        </w:rPr>
        <w:t>ShoreVest may terminate or suspend your Portal access at any time and without notice, including where: (a) you breach these Portal Terms; (b) ShoreVest determines at its sole discretion that your continued access is inappropriate; or (c) ShoreVest ceases to make the Portal available. Termination does not affect any accrued obligations, including confidentiality obligations under section 3.</w:t>
      </w:r>
    </w:p>
    <w:p w14:paraId="786E86DF" w14:textId="4CC955F7" w:rsidR="00FB6E5B" w:rsidRPr="00BF3E5E" w:rsidRDefault="00000000">
      <w:pPr>
        <w:spacing w:before="20" w:after="80"/>
        <w:jc w:val="both"/>
        <w:rPr>
          <w:rFonts w:ascii="Times New Roman" w:hAnsi="Times New Roman" w:cs="Times New Roman"/>
        </w:rPr>
      </w:pPr>
      <w:del w:id="32" w:author="Janine Zhan" w:date="2026-06-09T14:53:00Z" w16du:dateUtc="2026-06-09T06:53:00Z">
        <w:r w:rsidRPr="00BF3E5E" w:rsidDel="009A37D6">
          <w:rPr>
            <w:rFonts w:ascii="Times New Roman" w:eastAsia="宋体" w:hAnsi="Times New Roman" w:cs="Times New Roman"/>
            <w:color w:val="333333"/>
          </w:rPr>
          <w:delText>新岁资本</w:delText>
        </w:r>
      </w:del>
      <w:ins w:id="33" w:author="Janine Zhan" w:date="2026-06-09T14:53:00Z" w16du:dateUtc="2026-06-09T06:53:00Z">
        <w:r w:rsidR="009A37D6">
          <w:rPr>
            <w:rFonts w:ascii="Times New Roman" w:eastAsia="宋体" w:hAnsi="Times New Roman" w:cs="Times New Roman"/>
            <w:color w:val="333333"/>
          </w:rPr>
          <w:t>新岸资本</w:t>
        </w:r>
      </w:ins>
      <w:r w:rsidRPr="00BF3E5E">
        <w:rPr>
          <w:rFonts w:ascii="Times New Roman" w:eastAsia="宋体" w:hAnsi="Times New Roman" w:cs="Times New Roman"/>
          <w:color w:val="333333"/>
        </w:rPr>
        <w:t>可随时无需通知地终止或暂停您的门户访问权限，包括以下情况：（</w:t>
      </w:r>
      <w:r w:rsidRPr="00BF3E5E">
        <w:rPr>
          <w:rFonts w:ascii="Times New Roman" w:eastAsia="宋体" w:hAnsi="Times New Roman" w:cs="Times New Roman"/>
          <w:color w:val="333333"/>
        </w:rPr>
        <w:t>a</w:t>
      </w:r>
      <w:r w:rsidRPr="00BF3E5E">
        <w:rPr>
          <w:rFonts w:ascii="Times New Roman" w:eastAsia="宋体" w:hAnsi="Times New Roman" w:cs="Times New Roman"/>
          <w:color w:val="333333"/>
        </w:rPr>
        <w:t>）您违反本门户条款；（</w:t>
      </w:r>
      <w:r w:rsidRPr="00BF3E5E">
        <w:rPr>
          <w:rFonts w:ascii="Times New Roman" w:eastAsia="宋体" w:hAnsi="Times New Roman" w:cs="Times New Roman"/>
          <w:color w:val="333333"/>
        </w:rPr>
        <w:t>b</w:t>
      </w:r>
      <w:r w:rsidRPr="00BF3E5E">
        <w:rPr>
          <w:rFonts w:ascii="Times New Roman" w:eastAsia="宋体" w:hAnsi="Times New Roman" w:cs="Times New Roman"/>
          <w:color w:val="333333"/>
        </w:rPr>
        <w:t>）</w:t>
      </w:r>
      <w:del w:id="34" w:author="Janine Zhan" w:date="2026-06-09T14:53:00Z" w16du:dateUtc="2026-06-09T06:53:00Z">
        <w:r w:rsidRPr="00BF3E5E" w:rsidDel="009A37D6">
          <w:rPr>
            <w:rFonts w:ascii="Times New Roman" w:eastAsia="宋体" w:hAnsi="Times New Roman" w:cs="Times New Roman"/>
            <w:color w:val="333333"/>
          </w:rPr>
          <w:delText>新岁资本</w:delText>
        </w:r>
      </w:del>
      <w:ins w:id="35" w:author="Janine Zhan" w:date="2026-06-09T14:53:00Z" w16du:dateUtc="2026-06-09T06:53:00Z">
        <w:r w:rsidR="009A37D6">
          <w:rPr>
            <w:rFonts w:ascii="Times New Roman" w:eastAsia="宋体" w:hAnsi="Times New Roman" w:cs="Times New Roman"/>
            <w:color w:val="333333"/>
          </w:rPr>
          <w:t>新岸资本</w:t>
        </w:r>
      </w:ins>
      <w:r w:rsidRPr="00BF3E5E">
        <w:rPr>
          <w:rFonts w:ascii="Times New Roman" w:eastAsia="宋体" w:hAnsi="Times New Roman" w:cs="Times New Roman"/>
          <w:color w:val="333333"/>
        </w:rPr>
        <w:t>自行判断认为您继续访问</w:t>
      </w:r>
      <w:del w:id="36" w:author="Janine Zhan" w:date="2026-06-09T15:00:00Z" w16du:dateUtc="2026-06-09T07:00:00Z">
        <w:r w:rsidRPr="00BF3E5E" w:rsidDel="009A37D6">
          <w:rPr>
            <w:rFonts w:ascii="Times New Roman" w:eastAsia="宋体" w:hAnsi="Times New Roman" w:cs="Times New Roman"/>
            <w:color w:val="333333"/>
          </w:rPr>
          <w:delText>属</w:delText>
        </w:r>
      </w:del>
      <w:del w:id="37" w:author="Janine Zhan" w:date="2026-06-09T14:59:00Z" w16du:dateUtc="2026-06-09T06:59:00Z">
        <w:r w:rsidRPr="00BF3E5E" w:rsidDel="009A37D6">
          <w:rPr>
            <w:rFonts w:ascii="Times New Roman" w:eastAsia="宋体" w:hAnsi="Times New Roman" w:cs="Times New Roman" w:hint="eastAsia"/>
            <w:color w:val="333333"/>
          </w:rPr>
          <w:delText>不平当</w:delText>
        </w:r>
      </w:del>
      <w:ins w:id="38" w:author="Janine Zhan" w:date="2026-06-09T14:59:00Z" w16du:dateUtc="2026-06-09T06:59:00Z">
        <w:r w:rsidR="009A37D6">
          <w:rPr>
            <w:rFonts w:ascii="Times New Roman" w:eastAsia="宋体" w:hAnsi="Times New Roman" w:cs="Times New Roman" w:hint="eastAsia"/>
            <w:color w:val="333333"/>
          </w:rPr>
          <w:t>不</w:t>
        </w:r>
      </w:ins>
      <w:ins w:id="39" w:author="Janine Zhan" w:date="2026-06-09T15:00:00Z" w16du:dateUtc="2026-06-09T07:00:00Z">
        <w:r w:rsidR="009A37D6">
          <w:rPr>
            <w:rFonts w:ascii="Times New Roman" w:eastAsia="宋体" w:hAnsi="Times New Roman" w:cs="Times New Roman" w:hint="eastAsia"/>
            <w:color w:val="333333"/>
          </w:rPr>
          <w:t>合适</w:t>
        </w:r>
      </w:ins>
      <w:r w:rsidRPr="00BF3E5E">
        <w:rPr>
          <w:rFonts w:ascii="Times New Roman" w:eastAsia="宋体" w:hAnsi="Times New Roman" w:cs="Times New Roman"/>
          <w:color w:val="333333"/>
        </w:rPr>
        <w:t>；或（</w:t>
      </w:r>
      <w:r w:rsidRPr="00BF3E5E">
        <w:rPr>
          <w:rFonts w:ascii="Times New Roman" w:eastAsia="宋体" w:hAnsi="Times New Roman" w:cs="Times New Roman"/>
          <w:color w:val="333333"/>
        </w:rPr>
        <w:t>c</w:t>
      </w:r>
      <w:r w:rsidRPr="00BF3E5E">
        <w:rPr>
          <w:rFonts w:ascii="Times New Roman" w:eastAsia="宋体" w:hAnsi="Times New Roman" w:cs="Times New Roman"/>
          <w:color w:val="333333"/>
        </w:rPr>
        <w:t>）</w:t>
      </w:r>
      <w:del w:id="40" w:author="Janine Zhan" w:date="2026-06-09T14:53:00Z" w16du:dateUtc="2026-06-09T06:53:00Z">
        <w:r w:rsidRPr="00BF3E5E" w:rsidDel="009A37D6">
          <w:rPr>
            <w:rFonts w:ascii="Times New Roman" w:eastAsia="宋体" w:hAnsi="Times New Roman" w:cs="Times New Roman"/>
            <w:color w:val="333333"/>
          </w:rPr>
          <w:delText>新岁资本</w:delText>
        </w:r>
      </w:del>
      <w:ins w:id="41" w:author="Janine Zhan" w:date="2026-06-09T14:53:00Z" w16du:dateUtc="2026-06-09T06:53:00Z">
        <w:r w:rsidR="009A37D6">
          <w:rPr>
            <w:rFonts w:ascii="Times New Roman" w:eastAsia="宋体" w:hAnsi="Times New Roman" w:cs="Times New Roman"/>
            <w:color w:val="333333"/>
          </w:rPr>
          <w:t>新岸资本</w:t>
        </w:r>
      </w:ins>
      <w:r w:rsidRPr="00BF3E5E">
        <w:rPr>
          <w:rFonts w:ascii="Times New Roman" w:eastAsia="宋体" w:hAnsi="Times New Roman" w:cs="Times New Roman"/>
          <w:color w:val="333333"/>
        </w:rPr>
        <w:t>将门户撒销。终止不影响终止前已产生的义务，包括第</w:t>
      </w:r>
      <w:r w:rsidRPr="00BF3E5E">
        <w:rPr>
          <w:rFonts w:ascii="Times New Roman" w:eastAsia="宋体" w:hAnsi="Times New Roman" w:cs="Times New Roman"/>
          <w:color w:val="333333"/>
        </w:rPr>
        <w:t>3</w:t>
      </w:r>
      <w:r w:rsidRPr="00BF3E5E">
        <w:rPr>
          <w:rFonts w:ascii="Times New Roman" w:eastAsia="宋体" w:hAnsi="Times New Roman" w:cs="Times New Roman"/>
          <w:color w:val="333333"/>
        </w:rPr>
        <w:t>条项下的保密义务。</w:t>
      </w:r>
    </w:p>
    <w:p w14:paraId="43390E6D" w14:textId="77777777" w:rsidR="00FB6E5B" w:rsidRPr="00BF3E5E" w:rsidRDefault="00000000">
      <w:pPr>
        <w:pStyle w:val="1"/>
        <w:rPr>
          <w:rFonts w:ascii="Times New Roman" w:hAnsi="Times New Roman" w:cs="Times New Roman"/>
          <w:sz w:val="22"/>
          <w:szCs w:val="22"/>
        </w:rPr>
      </w:pPr>
      <w:r w:rsidRPr="00BF3E5E">
        <w:rPr>
          <w:rFonts w:ascii="Times New Roman" w:hAnsi="Times New Roman" w:cs="Times New Roman"/>
          <w:sz w:val="22"/>
          <w:szCs w:val="22"/>
        </w:rPr>
        <w:t>10. Data protection</w:t>
      </w:r>
      <w:r w:rsidRPr="00BF3E5E">
        <w:rPr>
          <w:rFonts w:ascii="Times New Roman" w:eastAsia="宋体" w:hAnsi="Times New Roman" w:cs="Times New Roman"/>
          <w:sz w:val="22"/>
          <w:szCs w:val="22"/>
        </w:rPr>
        <w:t xml:space="preserve">  10. </w:t>
      </w:r>
      <w:r w:rsidRPr="00BF3E5E">
        <w:rPr>
          <w:rFonts w:ascii="Times New Roman" w:eastAsia="宋体" w:hAnsi="Times New Roman" w:cs="Times New Roman"/>
          <w:sz w:val="22"/>
          <w:szCs w:val="22"/>
        </w:rPr>
        <w:t>数据保护</w:t>
      </w:r>
    </w:p>
    <w:p w14:paraId="7EEB3759" w14:textId="77777777" w:rsidR="00FB6E5B" w:rsidRPr="00BF3E5E" w:rsidRDefault="00000000">
      <w:pPr>
        <w:spacing w:before="60" w:after="20"/>
        <w:jc w:val="both"/>
        <w:rPr>
          <w:rFonts w:ascii="Times New Roman" w:hAnsi="Times New Roman" w:cs="Times New Roman"/>
        </w:rPr>
      </w:pPr>
      <w:r w:rsidRPr="00BF3E5E">
        <w:rPr>
          <w:rFonts w:ascii="Times New Roman" w:hAnsi="Times New Roman" w:cs="Times New Roman"/>
        </w:rPr>
        <w:t>Personal data collected in connection with Portal registration, access and use will be processed in accordance with ShoreVest's Privacy Policy. By registering for and accessing the Portal, you acknowledge that processing in accordance with the Privacy Policy will occur.</w:t>
      </w:r>
    </w:p>
    <w:p w14:paraId="20B743AD" w14:textId="6B195F60" w:rsidR="00FB6E5B" w:rsidRPr="00BF3E5E" w:rsidRDefault="00000000">
      <w:pPr>
        <w:spacing w:before="20" w:after="80"/>
        <w:jc w:val="both"/>
        <w:rPr>
          <w:rFonts w:ascii="Times New Roman" w:hAnsi="Times New Roman" w:cs="Times New Roman"/>
        </w:rPr>
      </w:pPr>
      <w:r w:rsidRPr="00BF3E5E">
        <w:rPr>
          <w:rFonts w:ascii="Times New Roman" w:eastAsia="宋体" w:hAnsi="Times New Roman" w:cs="Times New Roman"/>
          <w:color w:val="333333"/>
        </w:rPr>
        <w:t>与门户注册、访问及使用相关的个人数据将根据</w:t>
      </w:r>
      <w:del w:id="42" w:author="Janine Zhan" w:date="2026-06-09T14:53:00Z" w16du:dateUtc="2026-06-09T06:53:00Z">
        <w:r w:rsidRPr="00BF3E5E" w:rsidDel="009A37D6">
          <w:rPr>
            <w:rFonts w:ascii="Times New Roman" w:eastAsia="宋体" w:hAnsi="Times New Roman" w:cs="Times New Roman"/>
            <w:color w:val="333333"/>
          </w:rPr>
          <w:delText>新岁资本</w:delText>
        </w:r>
      </w:del>
      <w:ins w:id="43" w:author="Janine Zhan" w:date="2026-06-09T14:53:00Z" w16du:dateUtc="2026-06-09T06:53:00Z">
        <w:r w:rsidR="009A37D6">
          <w:rPr>
            <w:rFonts w:ascii="Times New Roman" w:eastAsia="宋体" w:hAnsi="Times New Roman" w:cs="Times New Roman"/>
            <w:color w:val="333333"/>
          </w:rPr>
          <w:t>新岸资本</w:t>
        </w:r>
      </w:ins>
      <w:r w:rsidRPr="00BF3E5E">
        <w:rPr>
          <w:rFonts w:ascii="Times New Roman" w:eastAsia="宋体" w:hAnsi="Times New Roman" w:cs="Times New Roman"/>
          <w:color w:val="333333"/>
        </w:rPr>
        <w:t>隐私政策进行处理。通过注册及访问门户，您确认将依据隐私政策进行处理。</w:t>
      </w:r>
    </w:p>
    <w:p w14:paraId="31ABFE85" w14:textId="77777777" w:rsidR="00FB6E5B" w:rsidRPr="00BF3E5E" w:rsidRDefault="00000000">
      <w:pPr>
        <w:pStyle w:val="1"/>
        <w:rPr>
          <w:rFonts w:ascii="Times New Roman" w:hAnsi="Times New Roman" w:cs="Times New Roman"/>
          <w:sz w:val="22"/>
          <w:szCs w:val="22"/>
        </w:rPr>
      </w:pPr>
      <w:r w:rsidRPr="00BF3E5E">
        <w:rPr>
          <w:rFonts w:ascii="Times New Roman" w:hAnsi="Times New Roman" w:cs="Times New Roman"/>
          <w:sz w:val="22"/>
          <w:szCs w:val="22"/>
        </w:rPr>
        <w:t>11. Limitation of liability</w:t>
      </w:r>
      <w:r w:rsidRPr="00BF3E5E">
        <w:rPr>
          <w:rFonts w:ascii="Times New Roman" w:eastAsia="宋体" w:hAnsi="Times New Roman" w:cs="Times New Roman"/>
          <w:sz w:val="22"/>
          <w:szCs w:val="22"/>
        </w:rPr>
        <w:t xml:space="preserve">  11. </w:t>
      </w:r>
      <w:r w:rsidRPr="00BF3E5E">
        <w:rPr>
          <w:rFonts w:ascii="Times New Roman" w:eastAsia="宋体" w:hAnsi="Times New Roman" w:cs="Times New Roman"/>
          <w:sz w:val="22"/>
          <w:szCs w:val="22"/>
        </w:rPr>
        <w:t>责任限制</w:t>
      </w:r>
    </w:p>
    <w:p w14:paraId="2E4FF069" w14:textId="77777777" w:rsidR="00FB6E5B" w:rsidRPr="00BF3E5E" w:rsidRDefault="00000000">
      <w:pPr>
        <w:spacing w:before="60" w:after="20"/>
        <w:jc w:val="both"/>
        <w:rPr>
          <w:rFonts w:ascii="Times New Roman" w:hAnsi="Times New Roman" w:cs="Times New Roman"/>
        </w:rPr>
      </w:pPr>
      <w:r w:rsidRPr="00BF3E5E">
        <w:rPr>
          <w:rFonts w:ascii="Times New Roman" w:hAnsi="Times New Roman" w:cs="Times New Roman"/>
        </w:rPr>
        <w:t>To the fullest extent permitted by applicable law, ShoreVest and its affiliates, directors, officers, partners, employees and agents shall not be liable for any loss, damage, cost or expense arising from your access to or use of, or inability to access or use, the Portal or any Portal materials, including for reliance on Portal materials, technical failures, interruptions or unauthorised access by third parties despite reasonable security measures.</w:t>
      </w:r>
    </w:p>
    <w:p w14:paraId="4BC6B98C" w14:textId="476CC34F" w:rsidR="00FB6E5B" w:rsidRPr="00BF3E5E" w:rsidRDefault="00000000">
      <w:pPr>
        <w:spacing w:before="20" w:after="80"/>
        <w:jc w:val="both"/>
        <w:rPr>
          <w:rFonts w:ascii="Times New Roman" w:hAnsi="Times New Roman" w:cs="Times New Roman"/>
        </w:rPr>
      </w:pPr>
      <w:r w:rsidRPr="00BF3E5E">
        <w:rPr>
          <w:rFonts w:ascii="Times New Roman" w:eastAsia="宋体" w:hAnsi="Times New Roman" w:cs="Times New Roman"/>
          <w:color w:val="333333"/>
        </w:rPr>
        <w:t>在适用法律允许的最大范围内，</w:t>
      </w:r>
      <w:del w:id="44" w:author="Janine Zhan" w:date="2026-06-09T14:53:00Z" w16du:dateUtc="2026-06-09T06:53:00Z">
        <w:r w:rsidRPr="00BF3E5E" w:rsidDel="009A37D6">
          <w:rPr>
            <w:rFonts w:ascii="Times New Roman" w:eastAsia="宋体" w:hAnsi="Times New Roman" w:cs="Times New Roman"/>
            <w:color w:val="333333"/>
          </w:rPr>
          <w:delText>新岁资本</w:delText>
        </w:r>
      </w:del>
      <w:ins w:id="45" w:author="Janine Zhan" w:date="2026-06-09T14:53:00Z" w16du:dateUtc="2026-06-09T06:53:00Z">
        <w:r w:rsidR="009A37D6">
          <w:rPr>
            <w:rFonts w:ascii="Times New Roman" w:eastAsia="宋体" w:hAnsi="Times New Roman" w:cs="Times New Roman"/>
            <w:color w:val="333333"/>
          </w:rPr>
          <w:t>新岸资本</w:t>
        </w:r>
      </w:ins>
      <w:r w:rsidRPr="00BF3E5E">
        <w:rPr>
          <w:rFonts w:ascii="Times New Roman" w:eastAsia="宋体" w:hAnsi="Times New Roman" w:cs="Times New Roman"/>
          <w:color w:val="333333"/>
        </w:rPr>
        <w:t>及其关联公司、董事、高管、合伙人、雇员及代理人对因您访问或使用、无法访问或使用门户或门户材料所导致的任何损失，包括依赖门户材料、技术故障、访问中断或尽管采取合理安全措施但仍发生的第三方未经授权访问，不承担责任。</w:t>
      </w:r>
    </w:p>
    <w:p w14:paraId="21C8FBB0" w14:textId="77777777" w:rsidR="00FB6E5B" w:rsidRPr="00BF3E5E" w:rsidRDefault="00000000">
      <w:pPr>
        <w:pStyle w:val="1"/>
        <w:rPr>
          <w:rFonts w:ascii="Times New Roman" w:hAnsi="Times New Roman" w:cs="Times New Roman"/>
          <w:sz w:val="22"/>
          <w:szCs w:val="22"/>
        </w:rPr>
      </w:pPr>
      <w:r w:rsidRPr="00BF3E5E">
        <w:rPr>
          <w:rFonts w:ascii="Times New Roman" w:hAnsi="Times New Roman" w:cs="Times New Roman"/>
          <w:sz w:val="22"/>
          <w:szCs w:val="22"/>
        </w:rPr>
        <w:lastRenderedPageBreak/>
        <w:t>12. Governing law</w:t>
      </w:r>
      <w:r w:rsidRPr="00BF3E5E">
        <w:rPr>
          <w:rFonts w:ascii="Times New Roman" w:eastAsia="宋体" w:hAnsi="Times New Roman" w:cs="Times New Roman"/>
          <w:sz w:val="22"/>
          <w:szCs w:val="22"/>
        </w:rPr>
        <w:t xml:space="preserve">  12. </w:t>
      </w:r>
      <w:r w:rsidRPr="00BF3E5E">
        <w:rPr>
          <w:rFonts w:ascii="Times New Roman" w:eastAsia="宋体" w:hAnsi="Times New Roman" w:cs="Times New Roman"/>
          <w:sz w:val="22"/>
          <w:szCs w:val="22"/>
        </w:rPr>
        <w:t>决律法律</w:t>
      </w:r>
    </w:p>
    <w:p w14:paraId="366C61E2" w14:textId="77777777" w:rsidR="00FB6E5B" w:rsidRPr="00BF3E5E" w:rsidRDefault="00000000">
      <w:pPr>
        <w:spacing w:before="60" w:after="20"/>
        <w:jc w:val="both"/>
        <w:rPr>
          <w:rFonts w:ascii="Times New Roman" w:hAnsi="Times New Roman" w:cs="Times New Roman"/>
        </w:rPr>
      </w:pPr>
      <w:r w:rsidRPr="00BF3E5E">
        <w:rPr>
          <w:rFonts w:ascii="Times New Roman" w:hAnsi="Times New Roman" w:cs="Times New Roman"/>
        </w:rPr>
        <w:t>[Governing law to be confirmed by counsel.]</w:t>
      </w:r>
    </w:p>
    <w:p w14:paraId="76F3F7DC" w14:textId="77777777" w:rsidR="00FB6E5B" w:rsidRPr="00BF3E5E" w:rsidRDefault="00000000">
      <w:pPr>
        <w:spacing w:before="20" w:after="80"/>
        <w:jc w:val="both"/>
        <w:rPr>
          <w:rFonts w:ascii="Times New Roman" w:hAnsi="Times New Roman" w:cs="Times New Roman"/>
        </w:rPr>
      </w:pPr>
      <w:r w:rsidRPr="00BF3E5E">
        <w:rPr>
          <w:rFonts w:ascii="Times New Roman" w:eastAsia="宋体" w:hAnsi="Times New Roman" w:cs="Times New Roman"/>
          <w:color w:val="333333"/>
        </w:rPr>
        <w:t>【决律法律待律师确认。】</w:t>
      </w:r>
    </w:p>
    <w:p w14:paraId="0878AE2F" w14:textId="77777777" w:rsidR="00FB6E5B" w:rsidRPr="00BF3E5E" w:rsidRDefault="00000000">
      <w:pPr>
        <w:pStyle w:val="1"/>
        <w:rPr>
          <w:rFonts w:ascii="Times New Roman" w:hAnsi="Times New Roman" w:cs="Times New Roman"/>
          <w:sz w:val="22"/>
          <w:szCs w:val="22"/>
        </w:rPr>
      </w:pPr>
      <w:r w:rsidRPr="00BF3E5E">
        <w:rPr>
          <w:rFonts w:ascii="Times New Roman" w:hAnsi="Times New Roman" w:cs="Times New Roman"/>
          <w:sz w:val="22"/>
          <w:szCs w:val="22"/>
        </w:rPr>
        <w:t>13. Contact</w:t>
      </w:r>
      <w:r w:rsidRPr="00BF3E5E">
        <w:rPr>
          <w:rFonts w:ascii="Times New Roman" w:eastAsia="宋体" w:hAnsi="Times New Roman" w:cs="Times New Roman"/>
          <w:sz w:val="22"/>
          <w:szCs w:val="22"/>
        </w:rPr>
        <w:t xml:space="preserve">  13. </w:t>
      </w:r>
      <w:r w:rsidRPr="00BF3E5E">
        <w:rPr>
          <w:rFonts w:ascii="Times New Roman" w:eastAsia="宋体" w:hAnsi="Times New Roman" w:cs="Times New Roman"/>
          <w:sz w:val="22"/>
          <w:szCs w:val="22"/>
        </w:rPr>
        <w:t>联系方式</w:t>
      </w:r>
    </w:p>
    <w:p w14:paraId="18BEECE9" w14:textId="77777777" w:rsidR="00FB6E5B" w:rsidRPr="00BF3E5E" w:rsidRDefault="00000000">
      <w:pPr>
        <w:spacing w:before="60" w:after="20"/>
        <w:jc w:val="both"/>
        <w:rPr>
          <w:rFonts w:ascii="Times New Roman" w:hAnsi="Times New Roman" w:cs="Times New Roman"/>
        </w:rPr>
      </w:pPr>
      <w:r w:rsidRPr="00BF3E5E">
        <w:rPr>
          <w:rFonts w:ascii="Times New Roman" w:hAnsi="Times New Roman" w:cs="Times New Roman"/>
        </w:rPr>
        <w:t>Questions regarding these Portal Terms or your Portal access should be directed to: privacy@shorevest.com</w:t>
      </w:r>
    </w:p>
    <w:p w14:paraId="6F936415" w14:textId="77777777" w:rsidR="00FB6E5B" w:rsidRPr="00BF3E5E" w:rsidRDefault="00000000">
      <w:pPr>
        <w:spacing w:before="20" w:after="80"/>
        <w:jc w:val="both"/>
        <w:rPr>
          <w:rFonts w:ascii="Times New Roman" w:hAnsi="Times New Roman" w:cs="Times New Roman"/>
        </w:rPr>
      </w:pPr>
      <w:r w:rsidRPr="00BF3E5E">
        <w:rPr>
          <w:rFonts w:ascii="Times New Roman" w:eastAsia="宋体" w:hAnsi="Times New Roman" w:cs="Times New Roman"/>
          <w:color w:val="333333"/>
        </w:rPr>
        <w:t>如就本门户条款或您的门户访问权限有任何疑问，请联系：</w:t>
      </w:r>
      <w:r w:rsidRPr="00BF3E5E">
        <w:rPr>
          <w:rFonts w:ascii="Times New Roman" w:eastAsia="宋体" w:hAnsi="Times New Roman" w:cs="Times New Roman"/>
          <w:color w:val="333333"/>
        </w:rPr>
        <w:t>privacy@shorevest.com</w:t>
      </w:r>
    </w:p>
    <w:p w14:paraId="047377BD" w14:textId="77777777" w:rsidR="00FB6E5B" w:rsidRPr="00BF3E5E" w:rsidRDefault="00000000">
      <w:pPr>
        <w:pStyle w:val="1"/>
        <w:spacing w:before="480"/>
        <w:rPr>
          <w:rFonts w:ascii="Times New Roman" w:hAnsi="Times New Roman" w:cs="Times New Roman"/>
          <w:sz w:val="22"/>
          <w:szCs w:val="22"/>
        </w:rPr>
      </w:pPr>
      <w:r w:rsidRPr="00BF3E5E">
        <w:rPr>
          <w:rFonts w:ascii="Times New Roman" w:hAnsi="Times New Roman" w:cs="Times New Roman"/>
          <w:sz w:val="22"/>
          <w:szCs w:val="22"/>
        </w:rPr>
        <w:t>Access Gate Text</w:t>
      </w:r>
      <w:r w:rsidRPr="00BF3E5E">
        <w:rPr>
          <w:rFonts w:ascii="Times New Roman" w:eastAsia="宋体" w:hAnsi="Times New Roman" w:cs="Times New Roman"/>
          <w:sz w:val="22"/>
          <w:szCs w:val="22"/>
        </w:rPr>
        <w:t xml:space="preserve">   </w:t>
      </w:r>
      <w:r w:rsidRPr="00BF3E5E">
        <w:rPr>
          <w:rFonts w:ascii="Times New Roman" w:eastAsia="宋体" w:hAnsi="Times New Roman" w:cs="Times New Roman"/>
          <w:sz w:val="22"/>
          <w:szCs w:val="22"/>
        </w:rPr>
        <w:t>访问验证页面文本</w:t>
      </w:r>
    </w:p>
    <w:p w14:paraId="5CC535BF" w14:textId="77777777" w:rsidR="00FB6E5B" w:rsidRPr="00BF3E5E" w:rsidRDefault="00FB6E5B">
      <w:pPr>
        <w:pBdr>
          <w:top w:val="single" w:sz="4" w:space="1" w:color="CCCCCC"/>
        </w:pBdr>
        <w:spacing w:before="40" w:after="160"/>
        <w:rPr>
          <w:rFonts w:ascii="Times New Roman" w:hAnsi="Times New Roman" w:cs="Times New Roman"/>
        </w:rPr>
      </w:pPr>
    </w:p>
    <w:p w14:paraId="14ABC10C" w14:textId="77777777" w:rsidR="00FB6E5B" w:rsidRPr="00BF3E5E" w:rsidRDefault="00000000">
      <w:pPr>
        <w:spacing w:before="60" w:after="20"/>
        <w:jc w:val="both"/>
        <w:rPr>
          <w:rFonts w:ascii="Times New Roman" w:hAnsi="Times New Roman" w:cs="Times New Roman"/>
        </w:rPr>
      </w:pPr>
      <w:r w:rsidRPr="00BF3E5E">
        <w:rPr>
          <w:rFonts w:ascii="Times New Roman" w:hAnsi="Times New Roman" w:cs="Times New Roman"/>
        </w:rPr>
        <w:t xml:space="preserve">Investor Access  |  </w:t>
      </w:r>
      <w:r w:rsidRPr="00BF3E5E">
        <w:rPr>
          <w:rFonts w:ascii="微软雅黑" w:eastAsia="微软雅黑" w:hAnsi="微软雅黑" w:cs="微软雅黑" w:hint="eastAsia"/>
        </w:rPr>
        <w:t>投资者访问</w:t>
      </w:r>
      <w:r w:rsidRPr="00BF3E5E">
        <w:rPr>
          <w:rFonts w:ascii="Times New Roman" w:hAnsi="Times New Roman" w:cs="Times New Roman"/>
        </w:rPr>
        <w:t xml:space="preserve">  |  Effective Date: 8 April 2026  |  </w:t>
      </w:r>
      <w:r w:rsidRPr="00BF3E5E">
        <w:rPr>
          <w:rFonts w:ascii="微软雅黑" w:eastAsia="微软雅黑" w:hAnsi="微软雅黑" w:cs="微软雅黑" w:hint="eastAsia"/>
        </w:rPr>
        <w:t>生效日期：</w:t>
      </w:r>
      <w:r w:rsidRPr="00BF3E5E">
        <w:rPr>
          <w:rFonts w:ascii="Times New Roman" w:hAnsi="Times New Roman" w:cs="Times New Roman"/>
        </w:rPr>
        <w:t>2026</w:t>
      </w:r>
      <w:r w:rsidRPr="00BF3E5E">
        <w:rPr>
          <w:rFonts w:ascii="微软雅黑" w:eastAsia="微软雅黑" w:hAnsi="微软雅黑" w:cs="微软雅黑" w:hint="eastAsia"/>
        </w:rPr>
        <w:t>年</w:t>
      </w:r>
      <w:r w:rsidRPr="00BF3E5E">
        <w:rPr>
          <w:rFonts w:ascii="Times New Roman" w:hAnsi="Times New Roman" w:cs="Times New Roman"/>
        </w:rPr>
        <w:t>4</w:t>
      </w:r>
      <w:r w:rsidRPr="00BF3E5E">
        <w:rPr>
          <w:rFonts w:ascii="微软雅黑" w:eastAsia="微软雅黑" w:hAnsi="微软雅黑" w:cs="微软雅黑" w:hint="eastAsia"/>
        </w:rPr>
        <w:t>月</w:t>
      </w:r>
      <w:r w:rsidRPr="00BF3E5E">
        <w:rPr>
          <w:rFonts w:ascii="Times New Roman" w:hAnsi="Times New Roman" w:cs="Times New Roman"/>
        </w:rPr>
        <w:t>8</w:t>
      </w:r>
      <w:r w:rsidRPr="00BF3E5E">
        <w:rPr>
          <w:rFonts w:ascii="微软雅黑" w:eastAsia="微软雅黑" w:hAnsi="微软雅黑" w:cs="微软雅黑" w:hint="eastAsia"/>
        </w:rPr>
        <w:t>日</w:t>
      </w:r>
    </w:p>
    <w:p w14:paraId="1C19A8FA" w14:textId="77777777" w:rsidR="00FB6E5B" w:rsidRPr="00BF3E5E" w:rsidRDefault="00FB6E5B">
      <w:pPr>
        <w:spacing w:before="20" w:after="80"/>
        <w:jc w:val="both"/>
        <w:rPr>
          <w:rFonts w:ascii="Times New Roman" w:hAnsi="Times New Roman" w:cs="Times New Roman"/>
        </w:rPr>
      </w:pPr>
    </w:p>
    <w:p w14:paraId="1F743A77" w14:textId="77777777" w:rsidR="00FB6E5B" w:rsidRPr="00BF3E5E" w:rsidRDefault="00FB6E5B">
      <w:pPr>
        <w:spacing w:before="60" w:after="60"/>
        <w:rPr>
          <w:rFonts w:ascii="Times New Roman" w:hAnsi="Times New Roman" w:cs="Times New Roman"/>
        </w:rPr>
      </w:pPr>
    </w:p>
    <w:p w14:paraId="48F3B12F" w14:textId="77777777" w:rsidR="00FB6E5B" w:rsidRPr="00BF3E5E" w:rsidRDefault="00000000">
      <w:pPr>
        <w:spacing w:before="60" w:after="20"/>
        <w:jc w:val="both"/>
        <w:rPr>
          <w:rFonts w:ascii="Times New Roman" w:hAnsi="Times New Roman" w:cs="Times New Roman"/>
        </w:rPr>
      </w:pPr>
      <w:r w:rsidRPr="00BF3E5E">
        <w:rPr>
          <w:rFonts w:ascii="Times New Roman" w:hAnsi="Times New Roman" w:cs="Times New Roman"/>
        </w:rPr>
        <w:t>Access to ShoreVest investor materials is strictly restricted to qualified institutional and eligible investors. To proceed, you must confirm each of the following:</w:t>
      </w:r>
    </w:p>
    <w:p w14:paraId="47E13CA1" w14:textId="328D9B05" w:rsidR="00FB6E5B" w:rsidRPr="00BF3E5E" w:rsidRDefault="00000000">
      <w:pPr>
        <w:spacing w:before="20" w:after="80"/>
        <w:jc w:val="both"/>
        <w:rPr>
          <w:rFonts w:ascii="Times New Roman" w:hAnsi="Times New Roman" w:cs="Times New Roman"/>
        </w:rPr>
      </w:pPr>
      <w:r w:rsidRPr="00BF3E5E">
        <w:rPr>
          <w:rFonts w:ascii="Times New Roman" w:eastAsia="宋体" w:hAnsi="Times New Roman" w:cs="Times New Roman"/>
          <w:color w:val="333333"/>
        </w:rPr>
        <w:t>访问</w:t>
      </w:r>
      <w:del w:id="46" w:author="Janine Zhan" w:date="2026-06-09T14:53:00Z" w16du:dateUtc="2026-06-09T06:53:00Z">
        <w:r w:rsidRPr="00BF3E5E" w:rsidDel="009A37D6">
          <w:rPr>
            <w:rFonts w:ascii="Times New Roman" w:eastAsia="宋体" w:hAnsi="Times New Roman" w:cs="Times New Roman"/>
            <w:color w:val="333333"/>
          </w:rPr>
          <w:delText>新岁资本</w:delText>
        </w:r>
      </w:del>
      <w:ins w:id="47" w:author="Janine Zhan" w:date="2026-06-09T14:53:00Z" w16du:dateUtc="2026-06-09T06:53:00Z">
        <w:r w:rsidR="009A37D6">
          <w:rPr>
            <w:rFonts w:ascii="Times New Roman" w:eastAsia="宋体" w:hAnsi="Times New Roman" w:cs="Times New Roman"/>
            <w:color w:val="333333"/>
          </w:rPr>
          <w:t>新岸资本</w:t>
        </w:r>
      </w:ins>
      <w:r w:rsidRPr="00BF3E5E">
        <w:rPr>
          <w:rFonts w:ascii="Times New Roman" w:eastAsia="宋体" w:hAnsi="Times New Roman" w:cs="Times New Roman"/>
          <w:color w:val="333333"/>
        </w:rPr>
        <w:t>投资者材料严格限于具备资格的机构投资者及合格投资者。如需继续，您必须确认以下全部事项：</w:t>
      </w:r>
    </w:p>
    <w:p w14:paraId="26DFBD30" w14:textId="77777777" w:rsidR="00FB6E5B" w:rsidRPr="00BF3E5E" w:rsidRDefault="00000000">
      <w:pPr>
        <w:pStyle w:val="a4"/>
        <w:numPr>
          <w:ilvl w:val="0"/>
          <w:numId w:val="2"/>
        </w:numPr>
        <w:spacing w:before="30" w:after="10"/>
        <w:rPr>
          <w:rFonts w:ascii="Times New Roman" w:hAnsi="Times New Roman" w:cs="Times New Roman"/>
        </w:rPr>
      </w:pPr>
      <w:r w:rsidRPr="00BF3E5E">
        <w:rPr>
          <w:rFonts w:ascii="Times New Roman" w:hAnsi="Times New Roman" w:cs="Times New Roman"/>
        </w:rPr>
        <w:t>You are a professional investor, institutional investor, qualified purchaser, accredited investor or equivalent classification under the laws of your jurisdiction.</w:t>
      </w:r>
    </w:p>
    <w:p w14:paraId="7069A5F6" w14:textId="77777777" w:rsidR="00FB6E5B" w:rsidRPr="00BF3E5E" w:rsidRDefault="00000000">
      <w:pPr>
        <w:pStyle w:val="a4"/>
        <w:numPr>
          <w:ilvl w:val="0"/>
          <w:numId w:val="2"/>
        </w:numPr>
        <w:spacing w:before="10" w:after="30"/>
        <w:rPr>
          <w:rFonts w:ascii="Times New Roman" w:hAnsi="Times New Roman" w:cs="Times New Roman"/>
        </w:rPr>
      </w:pPr>
      <w:r w:rsidRPr="00BF3E5E">
        <w:rPr>
          <w:rFonts w:ascii="Times New Roman" w:eastAsia="宋体" w:hAnsi="Times New Roman" w:cs="Times New Roman"/>
          <w:color w:val="333333"/>
        </w:rPr>
        <w:t>您按您所在司法管辖区的法律属于专业投资者、机构投资者、合格买家、合格投资者或同类分类。</w:t>
      </w:r>
    </w:p>
    <w:p w14:paraId="2010D22B" w14:textId="77777777" w:rsidR="00FB6E5B" w:rsidRPr="00BF3E5E" w:rsidRDefault="00000000">
      <w:pPr>
        <w:pStyle w:val="a4"/>
        <w:numPr>
          <w:ilvl w:val="0"/>
          <w:numId w:val="2"/>
        </w:numPr>
        <w:spacing w:before="30" w:after="10"/>
        <w:rPr>
          <w:rFonts w:ascii="Times New Roman" w:hAnsi="Times New Roman" w:cs="Times New Roman"/>
        </w:rPr>
      </w:pPr>
      <w:r w:rsidRPr="00BF3E5E">
        <w:rPr>
          <w:rFonts w:ascii="Times New Roman" w:hAnsi="Times New Roman" w:cs="Times New Roman"/>
        </w:rPr>
        <w:t>You are not a retail investor.</w:t>
      </w:r>
    </w:p>
    <w:p w14:paraId="405B8294" w14:textId="77777777" w:rsidR="00FB6E5B" w:rsidRPr="00BF3E5E" w:rsidRDefault="00000000">
      <w:pPr>
        <w:pStyle w:val="a4"/>
        <w:numPr>
          <w:ilvl w:val="0"/>
          <w:numId w:val="2"/>
        </w:numPr>
        <w:spacing w:before="10" w:after="30"/>
        <w:rPr>
          <w:rFonts w:ascii="Times New Roman" w:hAnsi="Times New Roman" w:cs="Times New Roman"/>
        </w:rPr>
      </w:pPr>
      <w:r w:rsidRPr="00BF3E5E">
        <w:rPr>
          <w:rFonts w:ascii="Times New Roman" w:eastAsia="宋体" w:hAnsi="Times New Roman" w:cs="Times New Roman"/>
          <w:color w:val="333333"/>
        </w:rPr>
        <w:t>您不是零售投资者。</w:t>
      </w:r>
    </w:p>
    <w:p w14:paraId="11AD4222" w14:textId="77777777" w:rsidR="00FB6E5B" w:rsidRPr="00BF3E5E" w:rsidRDefault="00000000">
      <w:pPr>
        <w:pStyle w:val="a4"/>
        <w:numPr>
          <w:ilvl w:val="0"/>
          <w:numId w:val="2"/>
        </w:numPr>
        <w:spacing w:before="30" w:after="10"/>
        <w:rPr>
          <w:rFonts w:ascii="Times New Roman" w:hAnsi="Times New Roman" w:cs="Times New Roman"/>
        </w:rPr>
      </w:pPr>
      <w:r w:rsidRPr="00BF3E5E">
        <w:rPr>
          <w:rFonts w:ascii="Times New Roman" w:hAnsi="Times New Roman" w:cs="Times New Roman"/>
        </w:rPr>
        <w:t>Access to these materials is lawful in the jurisdiction from which you are accessing this portal.</w:t>
      </w:r>
    </w:p>
    <w:p w14:paraId="3ECEC813" w14:textId="77777777" w:rsidR="00FB6E5B" w:rsidRPr="00BF3E5E" w:rsidRDefault="00000000">
      <w:pPr>
        <w:pStyle w:val="a4"/>
        <w:numPr>
          <w:ilvl w:val="0"/>
          <w:numId w:val="2"/>
        </w:numPr>
        <w:spacing w:before="10" w:after="30"/>
        <w:rPr>
          <w:rFonts w:ascii="Times New Roman" w:hAnsi="Times New Roman" w:cs="Times New Roman"/>
        </w:rPr>
      </w:pPr>
      <w:r w:rsidRPr="00BF3E5E">
        <w:rPr>
          <w:rFonts w:ascii="Times New Roman" w:eastAsia="宋体" w:hAnsi="Times New Roman" w:cs="Times New Roman"/>
          <w:color w:val="333333"/>
        </w:rPr>
        <w:t>在您访问本门户所在的司法管辖区，访问这些材料属于合法行为。</w:t>
      </w:r>
    </w:p>
    <w:p w14:paraId="1DDE63CF" w14:textId="77777777" w:rsidR="00FB6E5B" w:rsidRPr="00BF3E5E" w:rsidRDefault="00000000">
      <w:pPr>
        <w:pStyle w:val="a4"/>
        <w:numPr>
          <w:ilvl w:val="0"/>
          <w:numId w:val="2"/>
        </w:numPr>
        <w:spacing w:before="30" w:after="10"/>
        <w:rPr>
          <w:rFonts w:ascii="Times New Roman" w:hAnsi="Times New Roman" w:cs="Times New Roman"/>
        </w:rPr>
      </w:pPr>
      <w:r w:rsidRPr="00BF3E5E">
        <w:rPr>
          <w:rFonts w:ascii="Times New Roman" w:hAnsi="Times New Roman" w:cs="Times New Roman"/>
        </w:rPr>
        <w:t>You are accessing these materials solely for diligence purposes in connection with a potential investment relationship with ShoreVest.</w:t>
      </w:r>
    </w:p>
    <w:p w14:paraId="77A7CD0B" w14:textId="7D80E92D" w:rsidR="00FB6E5B" w:rsidRPr="00BF3E5E" w:rsidRDefault="00000000">
      <w:pPr>
        <w:pStyle w:val="a4"/>
        <w:numPr>
          <w:ilvl w:val="0"/>
          <w:numId w:val="2"/>
        </w:numPr>
        <w:spacing w:before="10" w:after="30"/>
        <w:rPr>
          <w:rFonts w:ascii="Times New Roman" w:hAnsi="Times New Roman" w:cs="Times New Roman"/>
        </w:rPr>
      </w:pPr>
      <w:r w:rsidRPr="00BF3E5E">
        <w:rPr>
          <w:rFonts w:ascii="Times New Roman" w:eastAsia="宋体" w:hAnsi="Times New Roman" w:cs="Times New Roman"/>
          <w:color w:val="333333"/>
        </w:rPr>
        <w:t>您仅出于就与</w:t>
      </w:r>
      <w:del w:id="48" w:author="Janine Zhan" w:date="2026-06-09T14:53:00Z" w16du:dateUtc="2026-06-09T06:53:00Z">
        <w:r w:rsidRPr="00BF3E5E" w:rsidDel="009A37D6">
          <w:rPr>
            <w:rFonts w:ascii="Times New Roman" w:eastAsia="宋体" w:hAnsi="Times New Roman" w:cs="Times New Roman"/>
            <w:color w:val="333333"/>
          </w:rPr>
          <w:delText>新岁资本</w:delText>
        </w:r>
      </w:del>
      <w:ins w:id="49" w:author="Janine Zhan" w:date="2026-06-09T14:53:00Z" w16du:dateUtc="2026-06-09T06:53:00Z">
        <w:r w:rsidR="009A37D6">
          <w:rPr>
            <w:rFonts w:ascii="Times New Roman" w:eastAsia="宋体" w:hAnsi="Times New Roman" w:cs="Times New Roman"/>
            <w:color w:val="333333"/>
          </w:rPr>
          <w:t>新岸资本</w:t>
        </w:r>
      </w:ins>
      <w:r w:rsidRPr="00BF3E5E">
        <w:rPr>
          <w:rFonts w:ascii="Times New Roman" w:eastAsia="宋体" w:hAnsi="Times New Roman" w:cs="Times New Roman"/>
          <w:color w:val="333333"/>
        </w:rPr>
        <w:t>建立潜在投资关系的尽调目的访问这些材料。</w:t>
      </w:r>
    </w:p>
    <w:p w14:paraId="7B721ED2" w14:textId="77777777" w:rsidR="00FB6E5B" w:rsidRPr="00BF3E5E" w:rsidRDefault="00000000">
      <w:pPr>
        <w:pStyle w:val="a4"/>
        <w:numPr>
          <w:ilvl w:val="0"/>
          <w:numId w:val="2"/>
        </w:numPr>
        <w:spacing w:before="30" w:after="10"/>
        <w:rPr>
          <w:rFonts w:ascii="Times New Roman" w:hAnsi="Times New Roman" w:cs="Times New Roman"/>
        </w:rPr>
      </w:pPr>
      <w:r w:rsidRPr="00BF3E5E">
        <w:rPr>
          <w:rFonts w:ascii="Times New Roman" w:hAnsi="Times New Roman" w:cs="Times New Roman"/>
        </w:rPr>
        <w:t>You are not a person subject to applicable sanctions.</w:t>
      </w:r>
    </w:p>
    <w:p w14:paraId="641559FE" w14:textId="77777777" w:rsidR="00FB6E5B" w:rsidRPr="00BF3E5E" w:rsidRDefault="00000000">
      <w:pPr>
        <w:pStyle w:val="a4"/>
        <w:numPr>
          <w:ilvl w:val="0"/>
          <w:numId w:val="2"/>
        </w:numPr>
        <w:spacing w:before="10" w:after="30"/>
        <w:rPr>
          <w:rFonts w:ascii="Times New Roman" w:hAnsi="Times New Roman" w:cs="Times New Roman"/>
        </w:rPr>
      </w:pPr>
      <w:r w:rsidRPr="00BF3E5E">
        <w:rPr>
          <w:rFonts w:ascii="Times New Roman" w:eastAsia="宋体" w:hAnsi="Times New Roman" w:cs="Times New Roman"/>
          <w:color w:val="333333"/>
        </w:rPr>
        <w:t>您不是被适用制裁的人士。</w:t>
      </w:r>
    </w:p>
    <w:p w14:paraId="222A6148" w14:textId="77777777" w:rsidR="00FB6E5B" w:rsidRPr="00BF3E5E" w:rsidRDefault="00FB6E5B">
      <w:pPr>
        <w:spacing w:before="60" w:after="60"/>
        <w:rPr>
          <w:rFonts w:ascii="Times New Roman" w:hAnsi="Times New Roman" w:cs="Times New Roman"/>
        </w:rPr>
      </w:pPr>
    </w:p>
    <w:p w14:paraId="4EE2D23C" w14:textId="77777777" w:rsidR="00FB6E5B" w:rsidRPr="00BF3E5E" w:rsidRDefault="00000000">
      <w:pPr>
        <w:spacing w:before="60" w:after="20"/>
        <w:jc w:val="both"/>
        <w:rPr>
          <w:rFonts w:ascii="Times New Roman" w:hAnsi="Times New Roman" w:cs="Times New Roman"/>
        </w:rPr>
      </w:pPr>
      <w:r w:rsidRPr="00BF3E5E">
        <w:rPr>
          <w:rFonts w:ascii="Times New Roman" w:hAnsi="Times New Roman" w:cs="Times New Roman"/>
        </w:rPr>
        <w:t>By clicking CONFIRM AND CONTINUE, you confirm that each of the above statements is true and accurate, and that you have read and agree to the Investor Portal Terms, Terms of Use, Legal Notices and Disclaimers, Privacy Policy and Cookie Notice.</w:t>
      </w:r>
    </w:p>
    <w:p w14:paraId="6EA821C9" w14:textId="77777777" w:rsidR="00FB6E5B" w:rsidRPr="00BF3E5E" w:rsidRDefault="00000000">
      <w:pPr>
        <w:spacing w:before="20" w:after="80"/>
        <w:jc w:val="both"/>
        <w:rPr>
          <w:rFonts w:ascii="Times New Roman" w:hAnsi="Times New Roman" w:cs="Times New Roman"/>
        </w:rPr>
      </w:pPr>
      <w:r w:rsidRPr="00BF3E5E">
        <w:rPr>
          <w:rFonts w:ascii="Times New Roman" w:eastAsia="宋体" w:hAnsi="Times New Roman" w:cs="Times New Roman"/>
          <w:color w:val="333333"/>
        </w:rPr>
        <w:t>点击「确认并继续」，即表示您确认上述每项陈述均为真实且准确，并确认已阅读并同意《投资者门户条款》、使用条款、法律声明与免责声明、隐私政策及</w:t>
      </w:r>
      <w:r w:rsidRPr="00BF3E5E">
        <w:rPr>
          <w:rFonts w:ascii="Times New Roman" w:eastAsia="宋体" w:hAnsi="Times New Roman" w:cs="Times New Roman"/>
          <w:color w:val="333333"/>
        </w:rPr>
        <w:t xml:space="preserve"> Cookie </w:t>
      </w:r>
      <w:r w:rsidRPr="00BF3E5E">
        <w:rPr>
          <w:rFonts w:ascii="Times New Roman" w:eastAsia="宋体" w:hAnsi="Times New Roman" w:cs="Times New Roman"/>
          <w:color w:val="333333"/>
        </w:rPr>
        <w:t>通知。</w:t>
      </w:r>
    </w:p>
    <w:p w14:paraId="4324FBA1" w14:textId="77777777" w:rsidR="00FB6E5B" w:rsidRPr="00BF3E5E" w:rsidRDefault="00FB6E5B">
      <w:pPr>
        <w:spacing w:before="60" w:after="60"/>
        <w:rPr>
          <w:rFonts w:ascii="Times New Roman" w:hAnsi="Times New Roman" w:cs="Times New Roman"/>
        </w:rPr>
      </w:pPr>
    </w:p>
    <w:p w14:paraId="7CD620A2" w14:textId="77777777" w:rsidR="00FB6E5B" w:rsidRPr="00BF3E5E" w:rsidRDefault="00000000">
      <w:pPr>
        <w:spacing w:before="80" w:after="40"/>
        <w:rPr>
          <w:rFonts w:ascii="Times New Roman" w:hAnsi="Times New Roman" w:cs="Times New Roman"/>
        </w:rPr>
      </w:pPr>
      <w:r w:rsidRPr="00BF3E5E">
        <w:rPr>
          <w:rFonts w:ascii="Times New Roman" w:hAnsi="Times New Roman" w:cs="Times New Roman"/>
          <w:b/>
          <w:bCs/>
        </w:rPr>
        <w:t xml:space="preserve">[ CONFIRM AND CONTINUE   </w:t>
      </w:r>
      <w:r w:rsidRPr="00BF3E5E">
        <w:rPr>
          <w:rFonts w:ascii="微软雅黑" w:eastAsia="微软雅黑" w:hAnsi="微软雅黑" w:cs="微软雅黑" w:hint="eastAsia"/>
          <w:b/>
          <w:bCs/>
        </w:rPr>
        <w:t>确认并继续</w:t>
      </w:r>
      <w:r w:rsidRPr="00BF3E5E">
        <w:rPr>
          <w:rFonts w:ascii="Times New Roman" w:hAnsi="Times New Roman" w:cs="Times New Roman"/>
          <w:b/>
          <w:bCs/>
        </w:rPr>
        <w:t xml:space="preserve"> ]</w:t>
      </w:r>
    </w:p>
    <w:p w14:paraId="3DAEDC31" w14:textId="77777777" w:rsidR="00FB6E5B" w:rsidRPr="00BF3E5E" w:rsidRDefault="00000000">
      <w:pPr>
        <w:spacing w:before="40" w:after="80"/>
        <w:rPr>
          <w:rFonts w:ascii="Times New Roman" w:hAnsi="Times New Roman" w:cs="Times New Roman"/>
        </w:rPr>
      </w:pPr>
      <w:r w:rsidRPr="00BF3E5E">
        <w:rPr>
          <w:rFonts w:ascii="Times New Roman" w:hAnsi="Times New Roman" w:cs="Times New Roman"/>
          <w:color w:val="666666"/>
        </w:rPr>
        <w:t xml:space="preserve">[ I DO NOT MEET THESE CRITERIA   </w:t>
      </w:r>
      <w:r w:rsidRPr="00BF3E5E">
        <w:rPr>
          <w:rFonts w:ascii="微软雅黑" w:eastAsia="微软雅黑" w:hAnsi="微软雅黑" w:cs="微软雅黑" w:hint="eastAsia"/>
          <w:color w:val="666666"/>
        </w:rPr>
        <w:t>我不符合这些条件</w:t>
      </w:r>
      <w:r w:rsidRPr="00BF3E5E">
        <w:rPr>
          <w:rFonts w:ascii="Times New Roman" w:hAnsi="Times New Roman" w:cs="Times New Roman"/>
          <w:color w:val="666666"/>
        </w:rPr>
        <w:t xml:space="preserve"> ]</w:t>
      </w:r>
    </w:p>
    <w:p w14:paraId="784208A8" w14:textId="77777777" w:rsidR="00FB6E5B" w:rsidRPr="00BF3E5E" w:rsidRDefault="00FB6E5B">
      <w:pPr>
        <w:spacing w:before="60" w:after="60"/>
        <w:rPr>
          <w:rFonts w:ascii="Times New Roman" w:hAnsi="Times New Roman" w:cs="Times New Roman"/>
        </w:rPr>
      </w:pPr>
    </w:p>
    <w:p w14:paraId="18531277" w14:textId="77777777" w:rsidR="00FB6E5B" w:rsidRPr="00BF3E5E" w:rsidRDefault="00000000">
      <w:pPr>
        <w:spacing w:before="60" w:after="20"/>
        <w:jc w:val="both"/>
        <w:rPr>
          <w:rFonts w:ascii="Times New Roman" w:hAnsi="Times New Roman" w:cs="Times New Roman"/>
        </w:rPr>
      </w:pPr>
      <w:r w:rsidRPr="00BF3E5E">
        <w:rPr>
          <w:rFonts w:ascii="Times New Roman" w:hAnsi="Times New Roman" w:cs="Times New Roman"/>
        </w:rPr>
        <w:lastRenderedPageBreak/>
        <w:t>If you do not meet the eligibility criteria above, please click I Do Not Meet These Criteria. You will be returned to the public homepage. Misrepresentation of eligibility status may constitute a breach of applicable law.</w:t>
      </w:r>
    </w:p>
    <w:p w14:paraId="45F81567" w14:textId="77777777" w:rsidR="00FB6E5B" w:rsidRPr="00BF3E5E" w:rsidRDefault="00000000">
      <w:pPr>
        <w:spacing w:before="20" w:after="80"/>
        <w:jc w:val="both"/>
        <w:rPr>
          <w:rFonts w:ascii="Times New Roman" w:hAnsi="Times New Roman" w:cs="Times New Roman"/>
        </w:rPr>
      </w:pPr>
      <w:r w:rsidRPr="00BF3E5E">
        <w:rPr>
          <w:rFonts w:ascii="Times New Roman" w:eastAsia="宋体" w:hAnsi="Times New Roman" w:cs="Times New Roman"/>
          <w:color w:val="333333"/>
        </w:rPr>
        <w:t>如您不符合上述资格条件，请点击「我不符合这些条件」，您将被导回公开首页。虚报资格状可能构成违反适用法律的行为。</w:t>
      </w:r>
    </w:p>
    <w:p w14:paraId="5959F6C5" w14:textId="77777777" w:rsidR="00FB6E5B" w:rsidRPr="00BF3E5E" w:rsidRDefault="00FB6E5B">
      <w:pPr>
        <w:pBdr>
          <w:top w:val="single" w:sz="2" w:space="1" w:color="AAAAAA"/>
        </w:pBdr>
        <w:spacing w:before="300" w:after="80"/>
        <w:rPr>
          <w:rFonts w:ascii="Times New Roman" w:hAnsi="Times New Roman" w:cs="Times New Roman"/>
        </w:rPr>
      </w:pPr>
    </w:p>
    <w:p w14:paraId="6B5CC20C" w14:textId="77777777" w:rsidR="00FB6E5B" w:rsidRPr="00BF3E5E" w:rsidRDefault="00000000">
      <w:pPr>
        <w:spacing w:before="80" w:after="60"/>
        <w:rPr>
          <w:rFonts w:ascii="Times New Roman" w:hAnsi="Times New Roman" w:cs="Times New Roman"/>
        </w:rPr>
      </w:pPr>
      <w:r w:rsidRPr="00BF3E5E">
        <w:rPr>
          <w:rFonts w:ascii="Times New Roman" w:hAnsi="Times New Roman" w:cs="Times New Roman"/>
          <w:color w:val="666666"/>
        </w:rPr>
        <w:t xml:space="preserve">© ShoreVest Partners, Ltd. All rights reserved.   </w:t>
      </w:r>
      <w:r w:rsidRPr="00BF3E5E">
        <w:rPr>
          <w:rFonts w:ascii="微软雅黑" w:eastAsia="微软雅黑" w:hAnsi="微软雅黑" w:cs="微软雅黑" w:hint="eastAsia"/>
          <w:color w:val="666666"/>
        </w:rPr>
        <w:t>版权所有。</w:t>
      </w:r>
    </w:p>
    <w:sectPr w:rsidR="00FB6E5B" w:rsidRPr="00BF3E5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11229"/>
    <w:multiLevelType w:val="hybridMultilevel"/>
    <w:tmpl w:val="B846EA60"/>
    <w:lvl w:ilvl="0" w:tplc="05EC94B2">
      <w:start w:val="1"/>
      <w:numFmt w:val="bullet"/>
      <w:lvlText w:val="●"/>
      <w:lvlJc w:val="left"/>
      <w:pPr>
        <w:ind w:left="720" w:hanging="360"/>
      </w:pPr>
    </w:lvl>
    <w:lvl w:ilvl="1" w:tplc="F4621CF4">
      <w:start w:val="1"/>
      <w:numFmt w:val="bullet"/>
      <w:lvlText w:val="○"/>
      <w:lvlJc w:val="left"/>
      <w:pPr>
        <w:ind w:left="1440" w:hanging="360"/>
      </w:pPr>
    </w:lvl>
    <w:lvl w:ilvl="2" w:tplc="2C6A44FE">
      <w:start w:val="1"/>
      <w:numFmt w:val="bullet"/>
      <w:lvlText w:val="■"/>
      <w:lvlJc w:val="left"/>
      <w:pPr>
        <w:ind w:left="2160" w:hanging="360"/>
      </w:pPr>
    </w:lvl>
    <w:lvl w:ilvl="3" w:tplc="5880ABBA">
      <w:start w:val="1"/>
      <w:numFmt w:val="bullet"/>
      <w:lvlText w:val="●"/>
      <w:lvlJc w:val="left"/>
      <w:pPr>
        <w:ind w:left="2880" w:hanging="360"/>
      </w:pPr>
    </w:lvl>
    <w:lvl w:ilvl="4" w:tplc="7160DEDE">
      <w:start w:val="1"/>
      <w:numFmt w:val="bullet"/>
      <w:lvlText w:val="○"/>
      <w:lvlJc w:val="left"/>
      <w:pPr>
        <w:ind w:left="3600" w:hanging="360"/>
      </w:pPr>
    </w:lvl>
    <w:lvl w:ilvl="5" w:tplc="AEA0A74E">
      <w:start w:val="1"/>
      <w:numFmt w:val="bullet"/>
      <w:lvlText w:val="■"/>
      <w:lvlJc w:val="left"/>
      <w:pPr>
        <w:ind w:left="4320" w:hanging="360"/>
      </w:pPr>
    </w:lvl>
    <w:lvl w:ilvl="6" w:tplc="F7040072">
      <w:start w:val="1"/>
      <w:numFmt w:val="bullet"/>
      <w:lvlText w:val="●"/>
      <w:lvlJc w:val="left"/>
      <w:pPr>
        <w:ind w:left="5040" w:hanging="360"/>
      </w:pPr>
    </w:lvl>
    <w:lvl w:ilvl="7" w:tplc="93FCBDBE">
      <w:start w:val="1"/>
      <w:numFmt w:val="bullet"/>
      <w:lvlText w:val="●"/>
      <w:lvlJc w:val="left"/>
      <w:pPr>
        <w:ind w:left="5760" w:hanging="360"/>
      </w:pPr>
    </w:lvl>
    <w:lvl w:ilvl="8" w:tplc="B31CD202">
      <w:start w:val="1"/>
      <w:numFmt w:val="bullet"/>
      <w:lvlText w:val="●"/>
      <w:lvlJc w:val="left"/>
      <w:pPr>
        <w:ind w:left="6480" w:hanging="360"/>
      </w:pPr>
    </w:lvl>
  </w:abstractNum>
  <w:abstractNum w:abstractNumId="1" w15:restartNumberingAfterBreak="0">
    <w:nsid w:val="3A74306A"/>
    <w:multiLevelType w:val="hybridMultilevel"/>
    <w:tmpl w:val="18F4A59A"/>
    <w:lvl w:ilvl="0" w:tplc="AD042140">
      <w:start w:val="1"/>
      <w:numFmt w:val="bullet"/>
      <w:lvlText w:val="–"/>
      <w:lvlJc w:val="left"/>
      <w:pPr>
        <w:ind w:left="720" w:hanging="360"/>
      </w:pPr>
    </w:lvl>
    <w:lvl w:ilvl="1" w:tplc="09E03EE4">
      <w:numFmt w:val="decimal"/>
      <w:lvlText w:val=""/>
      <w:lvlJc w:val="left"/>
    </w:lvl>
    <w:lvl w:ilvl="2" w:tplc="2CCE2958">
      <w:numFmt w:val="decimal"/>
      <w:lvlText w:val=""/>
      <w:lvlJc w:val="left"/>
    </w:lvl>
    <w:lvl w:ilvl="3" w:tplc="98AEB982">
      <w:numFmt w:val="decimal"/>
      <w:lvlText w:val=""/>
      <w:lvlJc w:val="left"/>
    </w:lvl>
    <w:lvl w:ilvl="4" w:tplc="4AEA6D72">
      <w:numFmt w:val="decimal"/>
      <w:lvlText w:val=""/>
      <w:lvlJc w:val="left"/>
    </w:lvl>
    <w:lvl w:ilvl="5" w:tplc="154C6976">
      <w:numFmt w:val="decimal"/>
      <w:lvlText w:val=""/>
      <w:lvlJc w:val="left"/>
    </w:lvl>
    <w:lvl w:ilvl="6" w:tplc="52921A92">
      <w:numFmt w:val="decimal"/>
      <w:lvlText w:val=""/>
      <w:lvlJc w:val="left"/>
    </w:lvl>
    <w:lvl w:ilvl="7" w:tplc="CDE8CB8C">
      <w:numFmt w:val="decimal"/>
      <w:lvlText w:val=""/>
      <w:lvlJc w:val="left"/>
    </w:lvl>
    <w:lvl w:ilvl="8" w:tplc="5CCC7BBC">
      <w:numFmt w:val="decimal"/>
      <w:lvlText w:val=""/>
      <w:lvlJc w:val="left"/>
    </w:lvl>
  </w:abstractNum>
  <w:num w:numId="1" w16cid:durableId="1963145595">
    <w:abstractNumId w:val="0"/>
    <w:lvlOverride w:ilvl="0">
      <w:startOverride w:val="1"/>
    </w:lvlOverride>
  </w:num>
  <w:num w:numId="2" w16cid:durableId="1144078883">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nine Zhan">
    <w15:presenceInfo w15:providerId="AD" w15:userId="S::Janine.Zhan@shorevest.com::ce5e8273-6f69-4ef1-ab62-4004bfe0d5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E5B"/>
    <w:rsid w:val="00354CA0"/>
    <w:rsid w:val="00496295"/>
    <w:rsid w:val="00572200"/>
    <w:rsid w:val="009A37D6"/>
    <w:rsid w:val="00BF3E5E"/>
    <w:rsid w:val="00FB6E5B"/>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3F17B"/>
  <w15:docId w15:val="{FB00A68C-41B5-EF4D-99C0-4D759096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GB"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Angsana New"/>
    </w:rPr>
  </w:style>
  <w:style w:type="paragraph" w:styleId="1">
    <w:name w:val="heading 1"/>
    <w:uiPriority w:val="9"/>
    <w:qFormat/>
    <w:pPr>
      <w:spacing w:before="360" w:after="120"/>
      <w:outlineLvl w:val="0"/>
    </w:pPr>
    <w:rPr>
      <w:b/>
      <w:bCs/>
      <w:color w:val="1A1A1A"/>
      <w:sz w:val="26"/>
      <w:szCs w:val="26"/>
    </w:rPr>
  </w:style>
  <w:style w:type="paragraph" w:styleId="2">
    <w:name w:val="heading 2"/>
    <w:uiPriority w:val="9"/>
    <w:semiHidden/>
    <w:unhideWhenUsed/>
    <w:qFormat/>
    <w:pPr>
      <w:spacing w:before="240" w:after="80"/>
      <w:outlineLvl w:val="1"/>
    </w:pPr>
    <w:rPr>
      <w:b/>
      <w:bCs/>
      <w:color w:val="333333"/>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Revision"/>
    <w:hidden/>
    <w:uiPriority w:val="99"/>
    <w:semiHidden/>
    <w:rsid w:val="009A37D6"/>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1513</Words>
  <Characters>8628</Characters>
  <Application>Microsoft Office Word</Application>
  <DocSecurity>0</DocSecurity>
  <Lines>71</Lines>
  <Paragraphs>20</Paragraphs>
  <ScaleCrop>false</ScaleCrop>
  <Company/>
  <LinksUpToDate>false</LinksUpToDate>
  <CharactersWithSpaces>10121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Janine Zhan</cp:lastModifiedBy>
  <cp:revision>4</cp:revision>
  <dcterms:created xsi:type="dcterms:W3CDTF">2026-05-29T20:06:00Z</dcterms:created>
  <dcterms:modified xsi:type="dcterms:W3CDTF">2026-06-09T07:02:00Z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94af9df-86b3-4256-b5d7-9645d6800bfb_Enabled">
    <vt:lpwstr>true</vt:lpwstr>
  </property>
  <property fmtid="{D5CDD505-2E9C-101B-9397-08002B2CF9AE}" pid="3" name="MSIP_Label_a94af9df-86b3-4256-b5d7-9645d6800bfb_SetDate">
    <vt:lpwstr>2026-05-29T20:06:38Z</vt:lpwstr>
  </property>
  <property fmtid="{D5CDD505-2E9C-101B-9397-08002B2CF9AE}" pid="4" name="MSIP_Label_a94af9df-86b3-4256-b5d7-9645d6800bfb_Method">
    <vt:lpwstr>Privileged</vt:lpwstr>
  </property>
  <property fmtid="{D5CDD505-2E9C-101B-9397-08002B2CF9AE}" pid="5" name="MSIP_Label_a94af9df-86b3-4256-b5d7-9645d6800bfb_Name">
    <vt:lpwstr>a94af9df-86b3-4256-b5d7-9645d6800bfb</vt:lpwstr>
  </property>
  <property fmtid="{D5CDD505-2E9C-101B-9397-08002B2CF9AE}" pid="6" name="MSIP_Label_a94af9df-86b3-4256-b5d7-9645d6800bfb_SiteId">
    <vt:lpwstr>ae326a90-5548-4db0-a52c-9b8e317c2010</vt:lpwstr>
  </property>
  <property fmtid="{D5CDD505-2E9C-101B-9397-08002B2CF9AE}" pid="7" name="MSIP_Label_a94af9df-86b3-4256-b5d7-9645d6800bfb_ActionId">
    <vt:lpwstr>65126291-6ee2-4d5d-8b7c-d8c9f7b07e1f</vt:lpwstr>
  </property>
  <property fmtid="{D5CDD505-2E9C-101B-9397-08002B2CF9AE}" pid="8" name="MSIP_Label_a94af9df-86b3-4256-b5d7-9645d6800bfb_ContentBits">
    <vt:lpwstr>0</vt:lpwstr>
  </property>
  <property fmtid="{D5CDD505-2E9C-101B-9397-08002B2CF9AE}" pid="9" name="MSIP_Label_a94af9df-86b3-4256-b5d7-9645d6800bfb_Tag">
    <vt:lpwstr>50, 0, 1, 1</vt:lpwstr>
  </property>
</Properties>
</file>