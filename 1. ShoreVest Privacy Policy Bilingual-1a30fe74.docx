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33E5C" w14:textId="77777777" w:rsidR="00EC10D3" w:rsidRPr="00EC10D3" w:rsidRDefault="00EC10D3" w:rsidP="00EC10D3">
      <w:pPr>
        <w:spacing w:after="75" w:line="216" w:lineRule="atLeast"/>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b/>
          <w:bCs/>
          <w:color w:val="000000"/>
          <w:kern w:val="0"/>
          <w:sz w:val="22"/>
          <w:szCs w:val="22"/>
          <w:lang w:bidi="th-TH"/>
          <w14:ligatures w14:val="none"/>
        </w:rPr>
        <w:t>ShoreVest Partners, Ltd.</w:t>
      </w:r>
      <w:r w:rsidRPr="00EC10D3">
        <w:rPr>
          <w:rFonts w:ascii="Times New Roman" w:eastAsia="宋体" w:hAnsi="Times New Roman" w:cs="Times New Roman"/>
          <w:b/>
          <w:bCs/>
          <w:color w:val="000000"/>
          <w:kern w:val="0"/>
          <w:sz w:val="22"/>
          <w:szCs w:val="22"/>
          <w:lang w:bidi="th-TH"/>
          <w14:ligatures w14:val="none"/>
        </w:rPr>
        <w:t xml:space="preserve">   </w:t>
      </w:r>
      <w:r w:rsidRPr="00EC10D3">
        <w:rPr>
          <w:rFonts w:ascii="Times New Roman" w:eastAsia="宋体" w:hAnsi="Times New Roman" w:cs="Times New Roman"/>
          <w:b/>
          <w:bCs/>
          <w:color w:val="000000"/>
          <w:kern w:val="0"/>
          <w:sz w:val="22"/>
          <w:szCs w:val="22"/>
          <w:lang w:bidi="th-TH"/>
          <w14:ligatures w14:val="none"/>
        </w:rPr>
        <w:t>新岸资本</w:t>
      </w:r>
    </w:p>
    <w:p w14:paraId="3B2C1508" w14:textId="77777777" w:rsidR="00EC10D3" w:rsidRPr="00EC10D3" w:rsidRDefault="00EC10D3" w:rsidP="00EC10D3">
      <w:pPr>
        <w:spacing w:after="60" w:line="216" w:lineRule="atLeast"/>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b/>
          <w:bCs/>
          <w:color w:val="000000"/>
          <w:kern w:val="0"/>
          <w:sz w:val="22"/>
          <w:szCs w:val="22"/>
          <w:lang w:bidi="th-TH"/>
          <w14:ligatures w14:val="none"/>
        </w:rPr>
        <w:t>Privacy Policy</w:t>
      </w:r>
    </w:p>
    <w:p w14:paraId="252FA3EE" w14:textId="77777777" w:rsidR="00EC10D3" w:rsidRPr="00EC10D3" w:rsidRDefault="00EC10D3" w:rsidP="00EC10D3">
      <w:pPr>
        <w:spacing w:after="30" w:line="216" w:lineRule="atLeast"/>
        <w:rPr>
          <w:rFonts w:ascii="Times New Roman" w:eastAsia="Times New Roman" w:hAnsi="Times New Roman" w:cs="Times New Roman"/>
          <w:color w:val="000000"/>
          <w:kern w:val="0"/>
          <w:sz w:val="22"/>
          <w:szCs w:val="22"/>
          <w:lang w:bidi="th-TH"/>
          <w14:ligatures w14:val="none"/>
        </w:rPr>
      </w:pPr>
      <w:r w:rsidRPr="00EC10D3">
        <w:rPr>
          <w:rFonts w:ascii="Times New Roman" w:eastAsia="宋体" w:hAnsi="Times New Roman" w:cs="Times New Roman"/>
          <w:b/>
          <w:bCs/>
          <w:color w:val="000000"/>
          <w:kern w:val="0"/>
          <w:sz w:val="22"/>
          <w:szCs w:val="22"/>
          <w:lang w:bidi="th-TH"/>
          <w14:ligatures w14:val="none"/>
        </w:rPr>
        <w:t>隐私政策</w:t>
      </w:r>
    </w:p>
    <w:p w14:paraId="2FB0BB00" w14:textId="77777777" w:rsidR="00EC10D3" w:rsidRPr="00EC10D3" w:rsidRDefault="00EC10D3" w:rsidP="00EC10D3">
      <w:pPr>
        <w:spacing w:after="180" w:line="216" w:lineRule="atLeast"/>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i/>
          <w:iCs/>
          <w:color w:val="000000"/>
          <w:kern w:val="0"/>
          <w:sz w:val="22"/>
          <w:szCs w:val="22"/>
          <w:lang w:bidi="th-TH"/>
          <w14:ligatures w14:val="none"/>
        </w:rPr>
        <w:t>Effective Date: 8 April 2026</w:t>
      </w:r>
      <w:r w:rsidRPr="00EC10D3">
        <w:rPr>
          <w:rFonts w:ascii="Times New Roman" w:eastAsia="宋体" w:hAnsi="Times New Roman" w:cs="Times New Roman"/>
          <w:i/>
          <w:iCs/>
          <w:color w:val="000000"/>
          <w:kern w:val="0"/>
          <w:sz w:val="22"/>
          <w:szCs w:val="22"/>
          <w:lang w:bidi="th-TH"/>
          <w14:ligatures w14:val="none"/>
        </w:rPr>
        <w:t xml:space="preserve">　生效日期：</w:t>
      </w:r>
      <w:r w:rsidRPr="00EC10D3">
        <w:rPr>
          <w:rFonts w:ascii="Times New Roman" w:eastAsia="宋体" w:hAnsi="Times New Roman" w:cs="Times New Roman"/>
          <w:i/>
          <w:iCs/>
          <w:color w:val="000000"/>
          <w:kern w:val="0"/>
          <w:sz w:val="22"/>
          <w:szCs w:val="22"/>
          <w:lang w:bidi="th-TH"/>
          <w14:ligatures w14:val="none"/>
        </w:rPr>
        <w:t>2026</w:t>
      </w:r>
      <w:r w:rsidRPr="00EC10D3">
        <w:rPr>
          <w:rFonts w:ascii="Times New Roman" w:eastAsia="宋体" w:hAnsi="Times New Roman" w:cs="Times New Roman"/>
          <w:i/>
          <w:iCs/>
          <w:color w:val="000000"/>
          <w:kern w:val="0"/>
          <w:sz w:val="22"/>
          <w:szCs w:val="22"/>
          <w:lang w:bidi="th-TH"/>
          <w14:ligatures w14:val="none"/>
        </w:rPr>
        <w:t>年</w:t>
      </w:r>
      <w:r w:rsidRPr="00EC10D3">
        <w:rPr>
          <w:rFonts w:ascii="Times New Roman" w:eastAsia="宋体" w:hAnsi="Times New Roman" w:cs="Times New Roman"/>
          <w:i/>
          <w:iCs/>
          <w:color w:val="000000"/>
          <w:kern w:val="0"/>
          <w:sz w:val="22"/>
          <w:szCs w:val="22"/>
          <w:lang w:bidi="th-TH"/>
          <w14:ligatures w14:val="none"/>
        </w:rPr>
        <w:t>4</w:t>
      </w:r>
      <w:r w:rsidRPr="00EC10D3">
        <w:rPr>
          <w:rFonts w:ascii="Times New Roman" w:eastAsia="宋体" w:hAnsi="Times New Roman" w:cs="Times New Roman"/>
          <w:i/>
          <w:iCs/>
          <w:color w:val="000000"/>
          <w:kern w:val="0"/>
          <w:sz w:val="22"/>
          <w:szCs w:val="22"/>
          <w:lang w:bidi="th-TH"/>
          <w14:ligatures w14:val="none"/>
        </w:rPr>
        <w:t>月</w:t>
      </w:r>
      <w:r w:rsidRPr="00EC10D3">
        <w:rPr>
          <w:rFonts w:ascii="Times New Roman" w:eastAsia="宋体" w:hAnsi="Times New Roman" w:cs="Times New Roman"/>
          <w:i/>
          <w:iCs/>
          <w:color w:val="000000"/>
          <w:kern w:val="0"/>
          <w:sz w:val="22"/>
          <w:szCs w:val="22"/>
          <w:lang w:bidi="th-TH"/>
          <w14:ligatures w14:val="none"/>
        </w:rPr>
        <w:t>8</w:t>
      </w:r>
      <w:r w:rsidRPr="00EC10D3">
        <w:rPr>
          <w:rFonts w:ascii="Times New Roman" w:eastAsia="宋体" w:hAnsi="Times New Roman" w:cs="Times New Roman"/>
          <w:i/>
          <w:iCs/>
          <w:color w:val="000000"/>
          <w:kern w:val="0"/>
          <w:sz w:val="22"/>
          <w:szCs w:val="22"/>
          <w:lang w:bidi="th-TH"/>
          <w14:ligatures w14:val="none"/>
        </w:rPr>
        <w:t>日</w:t>
      </w:r>
    </w:p>
    <w:p w14:paraId="2A02CB2A" w14:textId="77777777" w:rsidR="00EC10D3" w:rsidRPr="00EC10D3" w:rsidRDefault="00EC10D3" w:rsidP="00EC10D3">
      <w:pPr>
        <w:spacing w:before="30" w:after="150" w:line="216" w:lineRule="atLeast"/>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 </w:t>
      </w:r>
    </w:p>
    <w:p w14:paraId="4838CDC5" w14:textId="77777777" w:rsidR="00EC10D3" w:rsidRPr="00EC10D3" w:rsidRDefault="00EC10D3" w:rsidP="00EC10D3">
      <w:pPr>
        <w:spacing w:before="45" w:after="15" w:line="216" w:lineRule="atLeast"/>
        <w:jc w:val="both"/>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ShoreVest Partners, Ltd., together with its affiliates, subsidiaries, associated undertakings, representative offices, related funds, general partners, management entities and other entities operating under or in connection with the ShoreVest name, as applicable in the relevant context, are referred to in this Privacy Policy collectively as "ShoreVest", "we", "us" or "our".</w:t>
      </w:r>
    </w:p>
    <w:p w14:paraId="463ACB4B" w14:textId="1087DE0B" w:rsidR="00EC10D3" w:rsidRPr="00EC10D3" w:rsidRDefault="00EC10D3" w:rsidP="00EC10D3">
      <w:pPr>
        <w:spacing w:before="15" w:after="60" w:line="216" w:lineRule="atLeast"/>
        <w:jc w:val="both"/>
        <w:rPr>
          <w:rFonts w:ascii="Times New Roman" w:eastAsia="Times New Roman" w:hAnsi="Times New Roman" w:cs="Times New Roman"/>
          <w:color w:val="000000"/>
          <w:kern w:val="0"/>
          <w:sz w:val="22"/>
          <w:szCs w:val="22"/>
          <w:lang w:bidi="th-TH"/>
          <w14:ligatures w14:val="none"/>
        </w:rPr>
      </w:pPr>
      <w:r w:rsidRPr="00EC10D3">
        <w:rPr>
          <w:rFonts w:ascii="Times New Roman" w:eastAsia="宋体" w:hAnsi="Times New Roman" w:cs="Times New Roman"/>
          <w:color w:val="333333"/>
          <w:kern w:val="0"/>
          <w:sz w:val="22"/>
          <w:szCs w:val="22"/>
          <w:lang w:bidi="th-TH"/>
          <w14:ligatures w14:val="none"/>
        </w:rPr>
        <w:t>新岸资本</w:t>
      </w:r>
      <w:del w:id="0" w:author="Janine Zhan" w:date="2026-06-09T10:49:00Z" w16du:dateUtc="2026-06-09T02:49:00Z">
        <w:r w:rsidRPr="00EC10D3" w:rsidDel="00E96941">
          <w:rPr>
            <w:rFonts w:ascii="Times New Roman" w:eastAsia="宋体" w:hAnsi="Times New Roman" w:cs="Times New Roman"/>
            <w:color w:val="333333"/>
            <w:kern w:val="0"/>
            <w:sz w:val="22"/>
            <w:szCs w:val="22"/>
            <w:lang w:bidi="th-TH"/>
            <w14:ligatures w14:val="none"/>
          </w:rPr>
          <w:delText>伙伴有限公司</w:delText>
        </w:r>
      </w:del>
      <w:r w:rsidRPr="00EC10D3">
        <w:rPr>
          <w:rFonts w:ascii="Times New Roman" w:eastAsia="宋体" w:hAnsi="Times New Roman" w:cs="Times New Roman"/>
          <w:color w:val="333333"/>
          <w:kern w:val="0"/>
          <w:sz w:val="22"/>
          <w:szCs w:val="22"/>
          <w:lang w:bidi="th-TH"/>
          <w14:ligatures w14:val="none"/>
        </w:rPr>
        <w:t>（</w:t>
      </w:r>
      <w:proofErr w:type="spellStart"/>
      <w:r w:rsidRPr="00EC10D3">
        <w:rPr>
          <w:rFonts w:ascii="Times New Roman" w:eastAsia="宋体" w:hAnsi="Times New Roman" w:cs="Times New Roman"/>
          <w:color w:val="333333"/>
          <w:kern w:val="0"/>
          <w:sz w:val="22"/>
          <w:szCs w:val="22"/>
          <w:lang w:bidi="th-TH"/>
          <w14:ligatures w14:val="none"/>
        </w:rPr>
        <w:t>ShoreVest</w:t>
      </w:r>
      <w:proofErr w:type="spellEnd"/>
      <w:r w:rsidRPr="00EC10D3">
        <w:rPr>
          <w:rFonts w:ascii="Times New Roman" w:eastAsia="宋体" w:hAnsi="Times New Roman" w:cs="Times New Roman"/>
          <w:color w:val="333333"/>
          <w:kern w:val="0"/>
          <w:sz w:val="22"/>
          <w:szCs w:val="22"/>
          <w:lang w:bidi="th-TH"/>
          <w14:ligatures w14:val="none"/>
        </w:rPr>
        <w:t xml:space="preserve"> Partners, Ltd.</w:t>
      </w:r>
      <w:r w:rsidRPr="00EC10D3">
        <w:rPr>
          <w:rFonts w:ascii="Times New Roman" w:eastAsia="宋体" w:hAnsi="Times New Roman" w:cs="Times New Roman"/>
          <w:color w:val="333333"/>
          <w:kern w:val="0"/>
          <w:sz w:val="22"/>
          <w:szCs w:val="22"/>
          <w:lang w:bidi="th-TH"/>
          <w14:ligatures w14:val="none"/>
        </w:rPr>
        <w:t>）及其关联公司、子公司、关联主体、代表处、相关基金、普通合伙人、管理实体及其他在相关情境下以新岸资本名义运营或与之关联的实体，在本隐私政策中统称为</w:t>
      </w:r>
      <w:r w:rsidRPr="00EC10D3">
        <w:rPr>
          <w:rFonts w:ascii="Times New Roman" w:eastAsia="宋体" w:hAnsi="Times New Roman" w:cs="Times New Roman"/>
          <w:color w:val="333333"/>
          <w:kern w:val="0"/>
          <w:sz w:val="22"/>
          <w:szCs w:val="22"/>
          <w:lang w:bidi="th-TH"/>
          <w14:ligatures w14:val="none"/>
        </w:rPr>
        <w:t>“</w:t>
      </w:r>
      <w:r w:rsidRPr="00EC10D3">
        <w:rPr>
          <w:rFonts w:ascii="Times New Roman" w:eastAsia="宋体" w:hAnsi="Times New Roman" w:cs="Times New Roman"/>
          <w:color w:val="333333"/>
          <w:kern w:val="0"/>
          <w:sz w:val="22"/>
          <w:szCs w:val="22"/>
          <w:lang w:bidi="th-TH"/>
          <w14:ligatures w14:val="none"/>
        </w:rPr>
        <w:t>新岸资本</w:t>
      </w:r>
      <w:r w:rsidRPr="00EC10D3">
        <w:rPr>
          <w:rFonts w:ascii="Times New Roman" w:eastAsia="宋体" w:hAnsi="Times New Roman" w:cs="Times New Roman"/>
          <w:color w:val="333333"/>
          <w:kern w:val="0"/>
          <w:sz w:val="22"/>
          <w:szCs w:val="22"/>
          <w:lang w:bidi="th-TH"/>
          <w14:ligatures w14:val="none"/>
        </w:rPr>
        <w:t>”</w:t>
      </w:r>
      <w:r w:rsidRPr="00EC10D3">
        <w:rPr>
          <w:rFonts w:ascii="Times New Roman" w:eastAsia="宋体" w:hAnsi="Times New Roman" w:cs="Times New Roman"/>
          <w:color w:val="333333"/>
          <w:kern w:val="0"/>
          <w:sz w:val="22"/>
          <w:szCs w:val="22"/>
          <w:lang w:bidi="th-TH"/>
          <w14:ligatures w14:val="none"/>
        </w:rPr>
        <w:t>、</w:t>
      </w:r>
      <w:r w:rsidRPr="00EC10D3">
        <w:rPr>
          <w:rFonts w:ascii="Times New Roman" w:eastAsia="宋体" w:hAnsi="Times New Roman" w:cs="Times New Roman"/>
          <w:color w:val="333333"/>
          <w:kern w:val="0"/>
          <w:sz w:val="22"/>
          <w:szCs w:val="22"/>
          <w:lang w:bidi="th-TH"/>
          <w14:ligatures w14:val="none"/>
        </w:rPr>
        <w:t>“</w:t>
      </w:r>
      <w:r w:rsidRPr="00EC10D3">
        <w:rPr>
          <w:rFonts w:ascii="Times New Roman" w:eastAsia="宋体" w:hAnsi="Times New Roman" w:cs="Times New Roman"/>
          <w:color w:val="333333"/>
          <w:kern w:val="0"/>
          <w:sz w:val="22"/>
          <w:szCs w:val="22"/>
          <w:lang w:bidi="th-TH"/>
          <w14:ligatures w14:val="none"/>
        </w:rPr>
        <w:t>我们</w:t>
      </w:r>
      <w:r w:rsidRPr="00EC10D3">
        <w:rPr>
          <w:rFonts w:ascii="Times New Roman" w:eastAsia="宋体" w:hAnsi="Times New Roman" w:cs="Times New Roman"/>
          <w:color w:val="333333"/>
          <w:kern w:val="0"/>
          <w:sz w:val="22"/>
          <w:szCs w:val="22"/>
          <w:lang w:bidi="th-TH"/>
          <w14:ligatures w14:val="none"/>
        </w:rPr>
        <w:t>”</w:t>
      </w:r>
      <w:r w:rsidRPr="00EC10D3">
        <w:rPr>
          <w:rFonts w:ascii="Times New Roman" w:eastAsia="宋体" w:hAnsi="Times New Roman" w:cs="Times New Roman"/>
          <w:color w:val="333333"/>
          <w:kern w:val="0"/>
          <w:sz w:val="22"/>
          <w:szCs w:val="22"/>
          <w:lang w:bidi="th-TH"/>
          <w14:ligatures w14:val="none"/>
        </w:rPr>
        <w:t>或</w:t>
      </w:r>
      <w:r w:rsidRPr="00EC10D3">
        <w:rPr>
          <w:rFonts w:ascii="Times New Roman" w:eastAsia="宋体" w:hAnsi="Times New Roman" w:cs="Times New Roman"/>
          <w:color w:val="333333"/>
          <w:kern w:val="0"/>
          <w:sz w:val="22"/>
          <w:szCs w:val="22"/>
          <w:lang w:bidi="th-TH"/>
          <w14:ligatures w14:val="none"/>
        </w:rPr>
        <w:t>“</w:t>
      </w:r>
      <w:r w:rsidRPr="00EC10D3">
        <w:rPr>
          <w:rFonts w:ascii="Times New Roman" w:eastAsia="宋体" w:hAnsi="Times New Roman" w:cs="Times New Roman"/>
          <w:color w:val="333333"/>
          <w:kern w:val="0"/>
          <w:sz w:val="22"/>
          <w:szCs w:val="22"/>
          <w:lang w:bidi="th-TH"/>
          <w14:ligatures w14:val="none"/>
        </w:rPr>
        <w:t>我方</w:t>
      </w:r>
      <w:r w:rsidRPr="00EC10D3">
        <w:rPr>
          <w:rFonts w:ascii="Times New Roman" w:eastAsia="宋体" w:hAnsi="Times New Roman" w:cs="Times New Roman"/>
          <w:color w:val="333333"/>
          <w:kern w:val="0"/>
          <w:sz w:val="22"/>
          <w:szCs w:val="22"/>
          <w:lang w:bidi="th-TH"/>
          <w14:ligatures w14:val="none"/>
        </w:rPr>
        <w:t>”</w:t>
      </w:r>
      <w:r w:rsidRPr="00EC10D3">
        <w:rPr>
          <w:rFonts w:ascii="Times New Roman" w:eastAsia="宋体" w:hAnsi="Times New Roman" w:cs="Times New Roman"/>
          <w:color w:val="333333"/>
          <w:kern w:val="0"/>
          <w:sz w:val="22"/>
          <w:szCs w:val="22"/>
          <w:lang w:bidi="th-TH"/>
          <w14:ligatures w14:val="none"/>
        </w:rPr>
        <w:t>。</w:t>
      </w:r>
    </w:p>
    <w:p w14:paraId="5895D615" w14:textId="77777777" w:rsidR="00EC10D3" w:rsidRPr="00EC10D3" w:rsidRDefault="00EC10D3" w:rsidP="00EC10D3">
      <w:pPr>
        <w:spacing w:before="45" w:after="45" w:line="216" w:lineRule="atLeast"/>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 </w:t>
      </w:r>
    </w:p>
    <w:p w14:paraId="0742DBAB" w14:textId="77777777" w:rsidR="00EC10D3" w:rsidRPr="00EC10D3" w:rsidRDefault="00EC10D3" w:rsidP="00EC10D3">
      <w:pPr>
        <w:spacing w:before="45" w:after="15" w:line="216" w:lineRule="atLeast"/>
        <w:jc w:val="both"/>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ShoreVest recognises the importance of protecting personal information and processes such information with appropriate regard to confidentiality, security, legal requirements and the professional, institutional context in which ShoreVest operates.</w:t>
      </w:r>
    </w:p>
    <w:p w14:paraId="2AF1E226" w14:textId="77777777" w:rsidR="00EC10D3" w:rsidRPr="00EC10D3" w:rsidRDefault="00EC10D3" w:rsidP="00EC10D3">
      <w:pPr>
        <w:spacing w:before="15" w:after="60" w:line="216" w:lineRule="atLeast"/>
        <w:jc w:val="both"/>
        <w:rPr>
          <w:rFonts w:ascii="Times New Roman" w:eastAsia="Times New Roman" w:hAnsi="Times New Roman" w:cs="Times New Roman"/>
          <w:color w:val="000000"/>
          <w:kern w:val="0"/>
          <w:sz w:val="22"/>
          <w:szCs w:val="22"/>
          <w:lang w:bidi="th-TH"/>
          <w14:ligatures w14:val="none"/>
        </w:rPr>
      </w:pPr>
      <w:r w:rsidRPr="00EC10D3">
        <w:rPr>
          <w:rFonts w:ascii="Times New Roman" w:eastAsia="宋体" w:hAnsi="Times New Roman" w:cs="Times New Roman"/>
          <w:color w:val="333333"/>
          <w:kern w:val="0"/>
          <w:sz w:val="22"/>
          <w:szCs w:val="22"/>
          <w:lang w:bidi="th-TH"/>
          <w14:ligatures w14:val="none"/>
        </w:rPr>
        <w:t>新岸资本充分认识到保护个人信息的重要性，并在处理相关信息时，充分顾及保密性、安全性、法律合规要求以及新岸资本所处的专业机构环境。</w:t>
      </w:r>
    </w:p>
    <w:p w14:paraId="1C7D9A08" w14:textId="77777777" w:rsidR="00EC10D3" w:rsidRPr="00EC10D3" w:rsidRDefault="00EC10D3" w:rsidP="00EC10D3">
      <w:pPr>
        <w:spacing w:before="45" w:after="45" w:line="216" w:lineRule="atLeast"/>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 </w:t>
      </w:r>
    </w:p>
    <w:p w14:paraId="198AF0A9" w14:textId="77777777" w:rsidR="00EC10D3" w:rsidRPr="00EC10D3" w:rsidRDefault="00EC10D3" w:rsidP="00EC10D3">
      <w:pPr>
        <w:spacing w:before="45" w:after="15" w:line="216" w:lineRule="atLeast"/>
        <w:jc w:val="both"/>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This Privacy Policy describes how ShoreVest collects, records, organises, stores, uses, analyses, shares, transfers and otherwise processes personal information in connection with this website (the "Site"), any investor-access or restricted-access areas, and certain related business interactions that refer or relate to this Privacy Policy.</w:t>
      </w:r>
    </w:p>
    <w:p w14:paraId="023F4F60" w14:textId="77777777" w:rsidR="00EC10D3" w:rsidRPr="00EC10D3" w:rsidRDefault="00EC10D3" w:rsidP="00EC10D3">
      <w:pPr>
        <w:spacing w:before="15" w:after="60" w:line="216" w:lineRule="atLeast"/>
        <w:jc w:val="both"/>
        <w:rPr>
          <w:rFonts w:ascii="Times New Roman" w:eastAsia="Times New Roman" w:hAnsi="Times New Roman" w:cs="Times New Roman"/>
          <w:color w:val="000000"/>
          <w:kern w:val="0"/>
          <w:sz w:val="22"/>
          <w:szCs w:val="22"/>
          <w:lang w:bidi="th-TH"/>
          <w14:ligatures w14:val="none"/>
        </w:rPr>
      </w:pPr>
      <w:r w:rsidRPr="00EC10D3">
        <w:rPr>
          <w:rFonts w:ascii="Times New Roman" w:eastAsia="宋体" w:hAnsi="Times New Roman" w:cs="Times New Roman"/>
          <w:color w:val="333333"/>
          <w:kern w:val="0"/>
          <w:sz w:val="22"/>
          <w:szCs w:val="22"/>
          <w:lang w:bidi="th-TH"/>
          <w14:ligatures w14:val="none"/>
        </w:rPr>
        <w:t>本隐私政策说明新岸资本如何收集、记录、整理、存储、使用、分析、共享、传输及以其他方式处理与本网站（以下简称「本网站」）、任何投资者访问区域或限制访问区域，以及适用本隐私政策的相关业务互动所涉及的个人信息。</w:t>
      </w:r>
    </w:p>
    <w:p w14:paraId="51D4D065" w14:textId="77777777" w:rsidR="00EC10D3" w:rsidRPr="00EC10D3" w:rsidRDefault="00EC10D3" w:rsidP="00EC10D3">
      <w:pPr>
        <w:spacing w:before="45" w:after="45" w:line="216" w:lineRule="atLeast"/>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 </w:t>
      </w:r>
    </w:p>
    <w:p w14:paraId="6C4B8736" w14:textId="77777777" w:rsidR="00EC10D3" w:rsidRPr="00EC10D3" w:rsidRDefault="00EC10D3" w:rsidP="00EC10D3">
      <w:pPr>
        <w:spacing w:before="45" w:after="15" w:line="216" w:lineRule="atLeast"/>
        <w:jc w:val="both"/>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This Privacy Policy is not intended as a consumer-facing retail privacy notice. It is designed for professional, institutional and business audiences. It does not exhaustively describe all data processing carried out by ShoreVest. Additional or more specific notices, contractual provisions or disclosures may apply in particular contexts. Where such materials apply, they supplement and may prevail over this Privacy Policy.</w:t>
      </w:r>
    </w:p>
    <w:p w14:paraId="288F0F44" w14:textId="77777777" w:rsidR="00EC10D3" w:rsidRPr="00EC10D3" w:rsidRDefault="00EC10D3" w:rsidP="00EC10D3">
      <w:pPr>
        <w:spacing w:before="15" w:after="60" w:line="216" w:lineRule="atLeast"/>
        <w:jc w:val="both"/>
        <w:rPr>
          <w:rFonts w:ascii="Times New Roman" w:eastAsia="Times New Roman" w:hAnsi="Times New Roman" w:cs="Times New Roman"/>
          <w:color w:val="000000"/>
          <w:kern w:val="0"/>
          <w:sz w:val="22"/>
          <w:szCs w:val="22"/>
          <w:lang w:bidi="th-TH"/>
          <w14:ligatures w14:val="none"/>
        </w:rPr>
      </w:pPr>
      <w:r w:rsidRPr="00EC10D3">
        <w:rPr>
          <w:rFonts w:ascii="Times New Roman" w:eastAsia="宋体" w:hAnsi="Times New Roman" w:cs="Times New Roman"/>
          <w:color w:val="333333"/>
          <w:kern w:val="0"/>
          <w:sz w:val="22"/>
          <w:szCs w:val="22"/>
          <w:lang w:bidi="th-TH"/>
          <w14:ligatures w14:val="none"/>
        </w:rPr>
        <w:t>本隐私政策并非面向消费者的零售隐私声明，而是面向专业人士、机构及商业受众。本政策并未穷尽新岸资本的全部数据处理活动。在特定情境下，可能另行适用更具体的通知、合同条款或披露文件。若存在此类文件，其将对本隐私政策形成补充，且在相关方面优先适用。</w:t>
      </w:r>
    </w:p>
    <w:p w14:paraId="134965DE" w14:textId="77777777" w:rsidR="00EC10D3" w:rsidRPr="00EC10D3" w:rsidRDefault="00EC10D3" w:rsidP="00EC10D3">
      <w:pPr>
        <w:spacing w:before="45" w:after="45" w:line="216" w:lineRule="atLeast"/>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 </w:t>
      </w:r>
    </w:p>
    <w:p w14:paraId="01D5B80A" w14:textId="77777777" w:rsidR="00EC10D3" w:rsidRPr="00EC10D3" w:rsidRDefault="00EC10D3" w:rsidP="00EC10D3">
      <w:pPr>
        <w:spacing w:before="45" w:after="15" w:line="216" w:lineRule="atLeast"/>
        <w:jc w:val="both"/>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By accessing or using the Site, submitting information, requesting access to materials or otherwise interacting with ShoreVest where this Privacy Policy applies, you acknowledge the practices described herein, subject always to your rights under applicable law.</w:t>
      </w:r>
    </w:p>
    <w:p w14:paraId="7F02088F" w14:textId="77777777" w:rsidR="00EC10D3" w:rsidRPr="00EC10D3" w:rsidRDefault="00EC10D3" w:rsidP="00EC10D3">
      <w:pPr>
        <w:spacing w:before="15" w:after="60" w:line="216" w:lineRule="atLeast"/>
        <w:jc w:val="both"/>
        <w:rPr>
          <w:rFonts w:ascii="Times New Roman" w:eastAsia="Times New Roman" w:hAnsi="Times New Roman" w:cs="Times New Roman"/>
          <w:color w:val="000000"/>
          <w:kern w:val="0"/>
          <w:sz w:val="22"/>
          <w:szCs w:val="22"/>
          <w:lang w:bidi="th-TH"/>
          <w14:ligatures w14:val="none"/>
        </w:rPr>
      </w:pPr>
      <w:r w:rsidRPr="00EC10D3">
        <w:rPr>
          <w:rFonts w:ascii="Times New Roman" w:eastAsia="宋体" w:hAnsi="Times New Roman" w:cs="Times New Roman"/>
          <w:color w:val="333333"/>
          <w:kern w:val="0"/>
          <w:sz w:val="22"/>
          <w:szCs w:val="22"/>
          <w:lang w:bidi="th-TH"/>
          <w14:ligatures w14:val="none"/>
        </w:rPr>
        <w:t>通过访问或使用本网站、提交信息、申请获取材料，或以其他方式在本隐私政策适用范围内与新岸资本互动，您即表示认可本政策所述的相关做法，但您在适用法律下的权利始终不受影响。</w:t>
      </w:r>
    </w:p>
    <w:p w14:paraId="0C0F473F" w14:textId="77777777" w:rsidR="00EC10D3" w:rsidRPr="00EC10D3" w:rsidRDefault="00EC10D3" w:rsidP="00EC10D3">
      <w:pPr>
        <w:spacing w:before="270" w:after="90" w:line="216" w:lineRule="atLeast"/>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b/>
          <w:bCs/>
          <w:color w:val="1A1A1A"/>
          <w:kern w:val="0"/>
          <w:sz w:val="22"/>
          <w:szCs w:val="22"/>
          <w:lang w:bidi="th-TH"/>
          <w14:ligatures w14:val="none"/>
        </w:rPr>
        <w:t>1. Scope and structural limitations</w:t>
      </w:r>
      <w:r w:rsidRPr="00EC10D3">
        <w:rPr>
          <w:rFonts w:ascii="Times New Roman" w:eastAsia="宋体" w:hAnsi="Times New Roman" w:cs="Times New Roman"/>
          <w:b/>
          <w:bCs/>
          <w:color w:val="1A1A1A"/>
          <w:kern w:val="0"/>
          <w:sz w:val="22"/>
          <w:szCs w:val="22"/>
          <w:lang w:bidi="th-TH"/>
          <w14:ligatures w14:val="none"/>
        </w:rPr>
        <w:t xml:space="preserve">  1. </w:t>
      </w:r>
      <w:r w:rsidRPr="00EC10D3">
        <w:rPr>
          <w:rFonts w:ascii="Times New Roman" w:eastAsia="宋体" w:hAnsi="Times New Roman" w:cs="Times New Roman"/>
          <w:b/>
          <w:bCs/>
          <w:color w:val="1A1A1A"/>
          <w:kern w:val="0"/>
          <w:sz w:val="22"/>
          <w:szCs w:val="22"/>
          <w:lang w:bidi="th-TH"/>
          <w14:ligatures w14:val="none"/>
        </w:rPr>
        <w:t>范围与结构性限制</w:t>
      </w:r>
    </w:p>
    <w:p w14:paraId="412CF8A7" w14:textId="77777777" w:rsidR="00EC10D3" w:rsidRPr="00EC10D3" w:rsidRDefault="00EC10D3" w:rsidP="00EC10D3">
      <w:pPr>
        <w:spacing w:before="45" w:after="15" w:line="216" w:lineRule="atLeast"/>
        <w:jc w:val="both"/>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This Privacy Policy applies to personal information processed by or on behalf of ShoreVest in connection with: this Site and all associated pages, content, forms and functionalities; investor-access portals, data rooms, reporting environments and restricted materials; communications initiated through or connected to the Site; investor-relations, diligence and relationship management processes linked to Site interactions; and recruitment and hiring processes initiated through Site-linked channels.</w:t>
      </w:r>
    </w:p>
    <w:p w14:paraId="754C046B" w14:textId="77777777" w:rsidR="00EC10D3" w:rsidRPr="00EC10D3" w:rsidRDefault="00EC10D3" w:rsidP="00EC10D3">
      <w:pPr>
        <w:spacing w:before="15" w:after="60" w:line="216" w:lineRule="atLeast"/>
        <w:jc w:val="both"/>
        <w:rPr>
          <w:rFonts w:ascii="Times New Roman" w:eastAsia="Times New Roman" w:hAnsi="Times New Roman" w:cs="Times New Roman"/>
          <w:color w:val="000000"/>
          <w:kern w:val="0"/>
          <w:sz w:val="22"/>
          <w:szCs w:val="22"/>
          <w:lang w:bidi="th-TH"/>
          <w14:ligatures w14:val="none"/>
        </w:rPr>
      </w:pPr>
      <w:r w:rsidRPr="00EC10D3">
        <w:rPr>
          <w:rFonts w:ascii="Times New Roman" w:eastAsia="宋体" w:hAnsi="Times New Roman" w:cs="Times New Roman"/>
          <w:color w:val="333333"/>
          <w:kern w:val="0"/>
          <w:sz w:val="22"/>
          <w:szCs w:val="22"/>
          <w:lang w:bidi="th-TH"/>
          <w14:ligatures w14:val="none"/>
        </w:rPr>
        <w:lastRenderedPageBreak/>
        <w:t>本隐私政策适用于新岸资本或代表新岸资本处理的以下个人信息：与本网站及所有相关页面、内容、表单及功能相关的信息；与投资者访问门户、数据室、报告环境及限制性材料相关的信息；通过本网站发起或与之关联的通信所涉及的信息；与本网站互动相关的投资者关系、尽职调查及关系管理流程所涉及的信息；以及通过本网站相关渠道发起的招聘及录用流程所涉及的信息。</w:t>
      </w:r>
    </w:p>
    <w:p w14:paraId="00527057" w14:textId="77777777" w:rsidR="00EC10D3" w:rsidRPr="00EC10D3" w:rsidRDefault="00EC10D3" w:rsidP="00EC10D3">
      <w:pPr>
        <w:spacing w:before="45" w:after="45" w:line="216" w:lineRule="atLeast"/>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 </w:t>
      </w:r>
    </w:p>
    <w:p w14:paraId="75AC69A2" w14:textId="77777777" w:rsidR="00EC10D3" w:rsidRPr="00EC10D3" w:rsidRDefault="00EC10D3" w:rsidP="00EC10D3">
      <w:pPr>
        <w:spacing w:before="45" w:after="15" w:line="216" w:lineRule="atLeast"/>
        <w:jc w:val="both"/>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This Privacy Policy does not apply to: third-party websites not controlled by ShoreVest; fund-level processing governed by subscription agreements or offering documents; internal employment matters except where explicitly referenced; or anonymised or aggregated information that does not relate to an identifiable individual. Nothing in this Privacy Policy creates any contractual obligation or fiduciary duty beyond what is required under applicable law.</w:t>
      </w:r>
    </w:p>
    <w:p w14:paraId="725D5640" w14:textId="77777777" w:rsidR="00EC10D3" w:rsidRPr="00EC10D3" w:rsidRDefault="00EC10D3" w:rsidP="00EC10D3">
      <w:pPr>
        <w:spacing w:before="15" w:after="60" w:line="216" w:lineRule="atLeast"/>
        <w:jc w:val="both"/>
        <w:rPr>
          <w:rFonts w:ascii="Times New Roman" w:eastAsia="Times New Roman" w:hAnsi="Times New Roman" w:cs="Times New Roman"/>
          <w:color w:val="000000"/>
          <w:kern w:val="0"/>
          <w:sz w:val="22"/>
          <w:szCs w:val="22"/>
          <w:lang w:bidi="th-TH"/>
          <w14:ligatures w14:val="none"/>
        </w:rPr>
      </w:pPr>
      <w:r w:rsidRPr="00EC10D3">
        <w:rPr>
          <w:rFonts w:ascii="Times New Roman" w:eastAsia="宋体" w:hAnsi="Times New Roman" w:cs="Times New Roman"/>
          <w:color w:val="333333"/>
          <w:kern w:val="0"/>
          <w:sz w:val="22"/>
          <w:szCs w:val="22"/>
          <w:lang w:bidi="th-TH"/>
          <w14:ligatures w14:val="none"/>
        </w:rPr>
        <w:t>本隐私政策不适用于：新岸资本无法控制的第三方网站；受认购协议或发售文件约束的基金层面数据处理；除明确提及外的内部雇佣事宜；以及无法识别特定个人的匿名化或汇总信息。本隐私政策中的任何内容均不产生超出适用法律要求范围之外的合同义务或受信义务。</w:t>
      </w:r>
    </w:p>
    <w:p w14:paraId="01C2BAC8" w14:textId="77777777" w:rsidR="00EC10D3" w:rsidRPr="00EC10D3" w:rsidRDefault="00EC10D3" w:rsidP="00EC10D3">
      <w:pPr>
        <w:spacing w:before="270" w:after="90" w:line="216" w:lineRule="atLeast"/>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b/>
          <w:bCs/>
          <w:color w:val="1A1A1A"/>
          <w:kern w:val="0"/>
          <w:sz w:val="22"/>
          <w:szCs w:val="22"/>
          <w:lang w:bidi="th-TH"/>
          <w14:ligatures w14:val="none"/>
        </w:rPr>
        <w:t>2. Role of ShoreVest and allocation of responsibility</w:t>
      </w:r>
      <w:r w:rsidRPr="00EC10D3">
        <w:rPr>
          <w:rFonts w:ascii="Times New Roman" w:eastAsia="宋体" w:hAnsi="Times New Roman" w:cs="Times New Roman"/>
          <w:b/>
          <w:bCs/>
          <w:color w:val="1A1A1A"/>
          <w:kern w:val="0"/>
          <w:sz w:val="22"/>
          <w:szCs w:val="22"/>
          <w:lang w:bidi="th-TH"/>
          <w14:ligatures w14:val="none"/>
        </w:rPr>
        <w:t xml:space="preserve">  2. </w:t>
      </w:r>
      <w:r w:rsidRPr="00EC10D3">
        <w:rPr>
          <w:rFonts w:ascii="Times New Roman" w:eastAsia="宋体" w:hAnsi="Times New Roman" w:cs="Times New Roman"/>
          <w:b/>
          <w:bCs/>
          <w:color w:val="1A1A1A"/>
          <w:kern w:val="0"/>
          <w:sz w:val="22"/>
          <w:szCs w:val="22"/>
          <w:lang w:bidi="th-TH"/>
          <w14:ligatures w14:val="none"/>
        </w:rPr>
        <w:t>新岸资本的角色及责任分配</w:t>
      </w:r>
    </w:p>
    <w:p w14:paraId="268442EE" w14:textId="77777777" w:rsidR="00EC10D3" w:rsidRPr="00EC10D3" w:rsidRDefault="00EC10D3" w:rsidP="00EC10D3">
      <w:pPr>
        <w:spacing w:before="45" w:after="15" w:line="216" w:lineRule="atLeast"/>
        <w:jc w:val="both"/>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Depending on the context, ShoreVest may act as: a data controller determining how and why personal information is processed; a joint controller with affiliated entities or funds; or a processor acting on behalf of a fund vehicle, general partner or other entity. Where ShoreVest acts as a data controller in relation to this Site, ShoreVest Partners, Ltd. is the primary responsible entity.</w:t>
      </w:r>
    </w:p>
    <w:p w14:paraId="3B0867C0" w14:textId="3F912D0B" w:rsidR="00EC10D3" w:rsidRPr="00EC10D3" w:rsidRDefault="00EC10D3" w:rsidP="00EC10D3">
      <w:pPr>
        <w:spacing w:before="15" w:after="60" w:line="216" w:lineRule="atLeast"/>
        <w:jc w:val="both"/>
        <w:rPr>
          <w:rFonts w:ascii="Times New Roman" w:eastAsia="Times New Roman" w:hAnsi="Times New Roman" w:cs="Times New Roman"/>
          <w:color w:val="000000"/>
          <w:kern w:val="0"/>
          <w:sz w:val="22"/>
          <w:szCs w:val="22"/>
          <w:lang w:bidi="th-TH"/>
          <w14:ligatures w14:val="none"/>
        </w:rPr>
      </w:pPr>
      <w:r w:rsidRPr="00EC10D3">
        <w:rPr>
          <w:rFonts w:ascii="Times New Roman" w:eastAsia="宋体" w:hAnsi="Times New Roman" w:cs="Times New Roman"/>
          <w:color w:val="333333"/>
          <w:kern w:val="0"/>
          <w:sz w:val="22"/>
          <w:szCs w:val="22"/>
          <w:lang w:bidi="th-TH"/>
          <w14:ligatures w14:val="none"/>
        </w:rPr>
        <w:t>视具体情境，新岸资本可能作为以下角色：决定个人信息处理方式及目的的数据控制者；与关联实体或基金共同担任联合控制者；或代表基金载体、普通合伙人或其他实体担任数据处理者。在新岸资本就本网站担任数据控制者时，新岸资本</w:t>
      </w:r>
      <w:del w:id="1" w:author="Janine Zhan" w:date="2026-06-09T10:57:00Z" w16du:dateUtc="2026-06-09T02:57:00Z">
        <w:r w:rsidRPr="00EC10D3" w:rsidDel="00E96941">
          <w:rPr>
            <w:rFonts w:ascii="Times New Roman" w:eastAsia="宋体" w:hAnsi="Times New Roman" w:cs="Times New Roman"/>
            <w:color w:val="333333"/>
            <w:kern w:val="0"/>
            <w:sz w:val="22"/>
            <w:szCs w:val="22"/>
            <w:lang w:bidi="th-TH"/>
            <w14:ligatures w14:val="none"/>
          </w:rPr>
          <w:delText>伙伴有限公司</w:delText>
        </w:r>
      </w:del>
      <w:r w:rsidRPr="00EC10D3">
        <w:rPr>
          <w:rFonts w:ascii="Times New Roman" w:eastAsia="宋体" w:hAnsi="Times New Roman" w:cs="Times New Roman"/>
          <w:color w:val="333333"/>
          <w:kern w:val="0"/>
          <w:sz w:val="22"/>
          <w:szCs w:val="22"/>
          <w:lang w:bidi="th-TH"/>
          <w14:ligatures w14:val="none"/>
        </w:rPr>
        <w:t>（</w:t>
      </w:r>
      <w:proofErr w:type="spellStart"/>
      <w:r w:rsidRPr="00EC10D3">
        <w:rPr>
          <w:rFonts w:ascii="Times New Roman" w:eastAsia="宋体" w:hAnsi="Times New Roman" w:cs="Times New Roman"/>
          <w:color w:val="333333"/>
          <w:kern w:val="0"/>
          <w:sz w:val="22"/>
          <w:szCs w:val="22"/>
          <w:lang w:bidi="th-TH"/>
          <w14:ligatures w14:val="none"/>
        </w:rPr>
        <w:t>ShoreVest</w:t>
      </w:r>
      <w:proofErr w:type="spellEnd"/>
      <w:r w:rsidRPr="00EC10D3">
        <w:rPr>
          <w:rFonts w:ascii="Times New Roman" w:eastAsia="宋体" w:hAnsi="Times New Roman" w:cs="Times New Roman"/>
          <w:color w:val="333333"/>
          <w:kern w:val="0"/>
          <w:sz w:val="22"/>
          <w:szCs w:val="22"/>
          <w:lang w:bidi="th-TH"/>
          <w14:ligatures w14:val="none"/>
        </w:rPr>
        <w:t xml:space="preserve"> Partners, Ltd.</w:t>
      </w:r>
      <w:r w:rsidRPr="00EC10D3">
        <w:rPr>
          <w:rFonts w:ascii="Times New Roman" w:eastAsia="宋体" w:hAnsi="Times New Roman" w:cs="Times New Roman"/>
          <w:color w:val="333333"/>
          <w:kern w:val="0"/>
          <w:sz w:val="22"/>
          <w:szCs w:val="22"/>
          <w:lang w:bidi="th-TH"/>
          <w14:ligatures w14:val="none"/>
        </w:rPr>
        <w:t>）为主要责任实体。</w:t>
      </w:r>
    </w:p>
    <w:p w14:paraId="4C80FF93" w14:textId="77777777" w:rsidR="00EC10D3" w:rsidRPr="00EC10D3" w:rsidRDefault="00EC10D3" w:rsidP="00EC10D3">
      <w:pPr>
        <w:spacing w:before="45" w:after="45" w:line="216" w:lineRule="atLeast"/>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 </w:t>
      </w:r>
    </w:p>
    <w:p w14:paraId="0BD9878B" w14:textId="77777777" w:rsidR="00EC10D3" w:rsidRPr="00EC10D3" w:rsidRDefault="00EC10D3" w:rsidP="00EC10D3">
      <w:pPr>
        <w:spacing w:before="45" w:after="15" w:line="216" w:lineRule="atLeast"/>
        <w:jc w:val="both"/>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The applicable role in any given situation depends on the specific interaction, transaction or relationship. This Privacy Policy does not attempt to categorically assign roles in every scenario. Where ShoreVest acts on behalf of another entity, that entity's governing documents or notices may apply.</w:t>
      </w:r>
    </w:p>
    <w:p w14:paraId="33318A82" w14:textId="77777777" w:rsidR="00EC10D3" w:rsidRPr="00EC10D3" w:rsidRDefault="00EC10D3" w:rsidP="00EC10D3">
      <w:pPr>
        <w:spacing w:before="15" w:after="60" w:line="216" w:lineRule="atLeast"/>
        <w:jc w:val="both"/>
        <w:rPr>
          <w:rFonts w:ascii="Times New Roman" w:eastAsia="Times New Roman" w:hAnsi="Times New Roman" w:cs="Times New Roman"/>
          <w:color w:val="000000"/>
          <w:kern w:val="0"/>
          <w:sz w:val="22"/>
          <w:szCs w:val="22"/>
          <w:lang w:bidi="th-TH"/>
          <w14:ligatures w14:val="none"/>
        </w:rPr>
      </w:pPr>
      <w:r w:rsidRPr="00EC10D3">
        <w:rPr>
          <w:rFonts w:ascii="Times New Roman" w:eastAsia="宋体" w:hAnsi="Times New Roman" w:cs="Times New Roman"/>
          <w:color w:val="333333"/>
          <w:kern w:val="0"/>
          <w:sz w:val="22"/>
          <w:szCs w:val="22"/>
          <w:lang w:bidi="th-TH"/>
          <w14:ligatures w14:val="none"/>
        </w:rPr>
        <w:t>具体角色取决于特定互动、交易或关系的性质。本隐私政策不就每一情境明确指定角色。若新岸资本代表其他实体行事，则该实体的管治文件或通知可能适用。</w:t>
      </w:r>
    </w:p>
    <w:p w14:paraId="0E9B5ABF" w14:textId="77777777" w:rsidR="00EC10D3" w:rsidRPr="00EC10D3" w:rsidRDefault="00EC10D3" w:rsidP="00EC10D3">
      <w:pPr>
        <w:spacing w:before="270" w:after="90" w:line="216" w:lineRule="atLeast"/>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b/>
          <w:bCs/>
          <w:color w:val="1A1A1A"/>
          <w:kern w:val="0"/>
          <w:sz w:val="22"/>
          <w:szCs w:val="22"/>
          <w:lang w:bidi="th-TH"/>
          <w14:ligatures w14:val="none"/>
        </w:rPr>
        <w:t>3. Categories of personal information</w:t>
      </w:r>
      <w:r w:rsidRPr="00EC10D3">
        <w:rPr>
          <w:rFonts w:ascii="Times New Roman" w:eastAsia="宋体" w:hAnsi="Times New Roman" w:cs="Times New Roman"/>
          <w:b/>
          <w:bCs/>
          <w:color w:val="1A1A1A"/>
          <w:kern w:val="0"/>
          <w:sz w:val="22"/>
          <w:szCs w:val="22"/>
          <w:lang w:bidi="th-TH"/>
          <w14:ligatures w14:val="none"/>
        </w:rPr>
        <w:t xml:space="preserve">  3. </w:t>
      </w:r>
      <w:r w:rsidRPr="00EC10D3">
        <w:rPr>
          <w:rFonts w:ascii="Times New Roman" w:eastAsia="宋体" w:hAnsi="Times New Roman" w:cs="Times New Roman"/>
          <w:b/>
          <w:bCs/>
          <w:color w:val="1A1A1A"/>
          <w:kern w:val="0"/>
          <w:sz w:val="22"/>
          <w:szCs w:val="22"/>
          <w:lang w:bidi="th-TH"/>
          <w14:ligatures w14:val="none"/>
        </w:rPr>
        <w:t>个人信息类别</w:t>
      </w:r>
    </w:p>
    <w:p w14:paraId="78F509BB" w14:textId="77777777" w:rsidR="00EC10D3" w:rsidRPr="00EC10D3" w:rsidRDefault="00EC10D3" w:rsidP="00EC10D3">
      <w:pPr>
        <w:spacing w:before="45" w:after="15" w:line="216" w:lineRule="atLeast"/>
        <w:jc w:val="both"/>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ShoreVest may process a wide range of personal information. The categories listed below are illustrative and not exhaustive:</w:t>
      </w:r>
    </w:p>
    <w:p w14:paraId="6B833B8C" w14:textId="77777777" w:rsidR="00EC10D3" w:rsidRPr="00EC10D3" w:rsidRDefault="00EC10D3" w:rsidP="00EC10D3">
      <w:pPr>
        <w:spacing w:before="15" w:after="60" w:line="216" w:lineRule="atLeast"/>
        <w:jc w:val="both"/>
        <w:rPr>
          <w:rFonts w:ascii="Times New Roman" w:eastAsia="Times New Roman" w:hAnsi="Times New Roman" w:cs="Times New Roman"/>
          <w:color w:val="000000"/>
          <w:kern w:val="0"/>
          <w:sz w:val="22"/>
          <w:szCs w:val="22"/>
          <w:lang w:bidi="th-TH"/>
          <w14:ligatures w14:val="none"/>
        </w:rPr>
      </w:pPr>
      <w:r w:rsidRPr="00EC10D3">
        <w:rPr>
          <w:rFonts w:ascii="Times New Roman" w:eastAsia="宋体" w:hAnsi="Times New Roman" w:cs="Times New Roman"/>
          <w:color w:val="333333"/>
          <w:kern w:val="0"/>
          <w:sz w:val="22"/>
          <w:szCs w:val="22"/>
          <w:lang w:bidi="th-TH"/>
          <w14:ligatures w14:val="none"/>
        </w:rPr>
        <w:t>新岸资本可能处理多种类别的个人信息，以下列举属于示例性质，并非穷举：</w:t>
      </w:r>
    </w:p>
    <w:p w14:paraId="24906A5D" w14:textId="77777777" w:rsidR="00EC10D3" w:rsidRPr="00EC10D3" w:rsidRDefault="00EC10D3" w:rsidP="00EC10D3">
      <w:pPr>
        <w:ind w:hanging="270"/>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 Professional identity and contact data</w:t>
      </w:r>
    </w:p>
    <w:p w14:paraId="534D390B" w14:textId="77777777" w:rsidR="00EC10D3" w:rsidRPr="00EC10D3" w:rsidRDefault="00EC10D3" w:rsidP="00EC10D3">
      <w:pPr>
        <w:rPr>
          <w:rFonts w:ascii="Times New Roman" w:eastAsia="Times New Roman" w:hAnsi="Times New Roman" w:cs="Times New Roman"/>
          <w:color w:val="000000"/>
          <w:kern w:val="0"/>
          <w:sz w:val="22"/>
          <w:szCs w:val="22"/>
          <w:lang w:bidi="th-TH"/>
          <w14:ligatures w14:val="none"/>
        </w:rPr>
      </w:pPr>
      <w:r w:rsidRPr="00EC10D3">
        <w:rPr>
          <w:rFonts w:ascii="Times New Roman" w:eastAsia="宋体" w:hAnsi="Times New Roman" w:cs="Times New Roman"/>
          <w:color w:val="333333"/>
          <w:kern w:val="0"/>
          <w:sz w:val="22"/>
          <w:szCs w:val="22"/>
          <w:lang w:bidi="th-TH"/>
          <w14:ligatures w14:val="none"/>
        </w:rPr>
        <w:t>职业身份及联系信息</w:t>
      </w:r>
    </w:p>
    <w:p w14:paraId="54922ADE" w14:textId="77777777" w:rsidR="00EC10D3" w:rsidRPr="00EC10D3" w:rsidRDefault="00EC10D3" w:rsidP="00EC10D3">
      <w:pPr>
        <w:ind w:hanging="270"/>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 Communications, correspondence and interaction records</w:t>
      </w:r>
    </w:p>
    <w:p w14:paraId="0683789E" w14:textId="77777777" w:rsidR="00EC10D3" w:rsidRPr="00EC10D3" w:rsidRDefault="00EC10D3" w:rsidP="00EC10D3">
      <w:pPr>
        <w:rPr>
          <w:rFonts w:ascii="Times New Roman" w:eastAsia="Times New Roman" w:hAnsi="Times New Roman" w:cs="Times New Roman"/>
          <w:color w:val="000000"/>
          <w:kern w:val="0"/>
          <w:sz w:val="22"/>
          <w:szCs w:val="22"/>
          <w:lang w:bidi="th-TH"/>
          <w14:ligatures w14:val="none"/>
        </w:rPr>
      </w:pPr>
      <w:r w:rsidRPr="00EC10D3">
        <w:rPr>
          <w:rFonts w:ascii="Times New Roman" w:eastAsia="宋体" w:hAnsi="Times New Roman" w:cs="Times New Roman"/>
          <w:color w:val="333333"/>
          <w:kern w:val="0"/>
          <w:sz w:val="22"/>
          <w:szCs w:val="22"/>
          <w:lang w:bidi="th-TH"/>
          <w14:ligatures w14:val="none"/>
        </w:rPr>
        <w:t>通信、往来函件及互动记录</w:t>
      </w:r>
    </w:p>
    <w:p w14:paraId="7CB70370" w14:textId="77777777" w:rsidR="00EC10D3" w:rsidRPr="00EC10D3" w:rsidRDefault="00EC10D3" w:rsidP="00EC10D3">
      <w:pPr>
        <w:ind w:hanging="270"/>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 Investor-access credentials, authentication data and usage logs</w:t>
      </w:r>
    </w:p>
    <w:p w14:paraId="140BC8D1" w14:textId="77777777" w:rsidR="00EC10D3" w:rsidRPr="00EC10D3" w:rsidRDefault="00EC10D3" w:rsidP="00EC10D3">
      <w:pPr>
        <w:rPr>
          <w:rFonts w:ascii="Times New Roman" w:eastAsia="Times New Roman" w:hAnsi="Times New Roman" w:cs="Times New Roman"/>
          <w:color w:val="000000"/>
          <w:kern w:val="0"/>
          <w:sz w:val="22"/>
          <w:szCs w:val="22"/>
          <w:lang w:bidi="th-TH"/>
          <w14:ligatures w14:val="none"/>
        </w:rPr>
      </w:pPr>
      <w:r w:rsidRPr="00EC10D3">
        <w:rPr>
          <w:rFonts w:ascii="Times New Roman" w:eastAsia="宋体" w:hAnsi="Times New Roman" w:cs="Times New Roman"/>
          <w:color w:val="333333"/>
          <w:kern w:val="0"/>
          <w:sz w:val="22"/>
          <w:szCs w:val="22"/>
          <w:lang w:bidi="th-TH"/>
          <w14:ligatures w14:val="none"/>
        </w:rPr>
        <w:t>投资者访问凭证、身份验证数据及使用日志</w:t>
      </w:r>
    </w:p>
    <w:p w14:paraId="2323A769" w14:textId="77777777" w:rsidR="00EC10D3" w:rsidRPr="00EC10D3" w:rsidRDefault="00EC10D3" w:rsidP="00EC10D3">
      <w:pPr>
        <w:ind w:hanging="270"/>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 Identity verification and authority documentation</w:t>
      </w:r>
    </w:p>
    <w:p w14:paraId="29DA2470" w14:textId="77777777" w:rsidR="00EC10D3" w:rsidRPr="00EC10D3" w:rsidRDefault="00EC10D3" w:rsidP="00EC10D3">
      <w:pPr>
        <w:rPr>
          <w:rFonts w:ascii="Times New Roman" w:eastAsia="Times New Roman" w:hAnsi="Times New Roman" w:cs="Times New Roman"/>
          <w:color w:val="000000"/>
          <w:kern w:val="0"/>
          <w:sz w:val="22"/>
          <w:szCs w:val="22"/>
          <w:lang w:bidi="th-TH"/>
          <w14:ligatures w14:val="none"/>
        </w:rPr>
      </w:pPr>
      <w:r w:rsidRPr="00EC10D3">
        <w:rPr>
          <w:rFonts w:ascii="Times New Roman" w:eastAsia="宋体" w:hAnsi="Times New Roman" w:cs="Times New Roman"/>
          <w:color w:val="333333"/>
          <w:kern w:val="0"/>
          <w:sz w:val="22"/>
          <w:szCs w:val="22"/>
          <w:lang w:bidi="th-TH"/>
          <w14:ligatures w14:val="none"/>
        </w:rPr>
        <w:t>身份验证及授权文件</w:t>
      </w:r>
    </w:p>
    <w:p w14:paraId="30B4A67E" w14:textId="77777777" w:rsidR="00EC10D3" w:rsidRPr="00EC10D3" w:rsidRDefault="00EC10D3" w:rsidP="00EC10D3">
      <w:pPr>
        <w:ind w:hanging="270"/>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 Compliance and screening data, including AML and sanctions-related information</w:t>
      </w:r>
    </w:p>
    <w:p w14:paraId="1D640665" w14:textId="77777777" w:rsidR="00EC10D3" w:rsidRPr="00EC10D3" w:rsidRDefault="00EC10D3" w:rsidP="00EC10D3">
      <w:pPr>
        <w:rPr>
          <w:rFonts w:ascii="Times New Roman" w:eastAsia="Times New Roman" w:hAnsi="Times New Roman" w:cs="Times New Roman"/>
          <w:color w:val="000000"/>
          <w:kern w:val="0"/>
          <w:sz w:val="22"/>
          <w:szCs w:val="22"/>
          <w:lang w:bidi="th-TH"/>
          <w14:ligatures w14:val="none"/>
        </w:rPr>
      </w:pPr>
      <w:r w:rsidRPr="00EC10D3">
        <w:rPr>
          <w:rFonts w:ascii="Times New Roman" w:eastAsia="宋体" w:hAnsi="Times New Roman" w:cs="Times New Roman"/>
          <w:color w:val="333333"/>
          <w:kern w:val="0"/>
          <w:sz w:val="22"/>
          <w:szCs w:val="22"/>
          <w:lang w:bidi="th-TH"/>
          <w14:ligatures w14:val="none"/>
        </w:rPr>
        <w:t>合规及筛查数据，包括反洗钱及制裁相关信息</w:t>
      </w:r>
    </w:p>
    <w:p w14:paraId="21560345" w14:textId="77777777" w:rsidR="00EC10D3" w:rsidRPr="00EC10D3" w:rsidRDefault="00EC10D3" w:rsidP="00EC10D3">
      <w:pPr>
        <w:ind w:hanging="270"/>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 Technical, device and usage data derived from Site interaction</w:t>
      </w:r>
    </w:p>
    <w:p w14:paraId="7BC838D7" w14:textId="77777777" w:rsidR="00EC10D3" w:rsidRPr="00EC10D3" w:rsidRDefault="00EC10D3" w:rsidP="00EC10D3">
      <w:pPr>
        <w:rPr>
          <w:rFonts w:ascii="Times New Roman" w:eastAsia="Times New Roman" w:hAnsi="Times New Roman" w:cs="Times New Roman"/>
          <w:color w:val="000000"/>
          <w:kern w:val="0"/>
          <w:sz w:val="22"/>
          <w:szCs w:val="22"/>
          <w:lang w:bidi="th-TH"/>
          <w14:ligatures w14:val="none"/>
        </w:rPr>
      </w:pPr>
      <w:r w:rsidRPr="00EC10D3">
        <w:rPr>
          <w:rFonts w:ascii="Times New Roman" w:eastAsia="宋体" w:hAnsi="Times New Roman" w:cs="Times New Roman"/>
          <w:color w:val="333333"/>
          <w:kern w:val="0"/>
          <w:sz w:val="22"/>
          <w:szCs w:val="22"/>
          <w:lang w:bidi="th-TH"/>
          <w14:ligatures w14:val="none"/>
        </w:rPr>
        <w:t>源于网站互动的技术、设备及使用数据</w:t>
      </w:r>
    </w:p>
    <w:p w14:paraId="4B399AF2" w14:textId="77777777" w:rsidR="00EC10D3" w:rsidRPr="00EC10D3" w:rsidRDefault="00EC10D3" w:rsidP="00EC10D3">
      <w:pPr>
        <w:ind w:hanging="270"/>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 Cookie-derived and analytics-related data</w:t>
      </w:r>
    </w:p>
    <w:p w14:paraId="7BFA2614" w14:textId="77777777" w:rsidR="00EC10D3" w:rsidRPr="00EC10D3" w:rsidRDefault="00EC10D3" w:rsidP="00EC10D3">
      <w:pPr>
        <w:rPr>
          <w:rFonts w:ascii="Times New Roman" w:eastAsia="Times New Roman" w:hAnsi="Times New Roman" w:cs="Times New Roman"/>
          <w:color w:val="000000"/>
          <w:kern w:val="0"/>
          <w:sz w:val="22"/>
          <w:szCs w:val="22"/>
          <w:lang w:bidi="th-TH"/>
          <w14:ligatures w14:val="none"/>
        </w:rPr>
      </w:pPr>
      <w:r w:rsidRPr="00EC10D3">
        <w:rPr>
          <w:rFonts w:ascii="Times New Roman" w:eastAsia="宋体" w:hAnsi="Times New Roman" w:cs="Times New Roman"/>
          <w:color w:val="333333"/>
          <w:kern w:val="0"/>
          <w:sz w:val="22"/>
          <w:szCs w:val="22"/>
          <w:lang w:bidi="th-TH"/>
          <w14:ligatures w14:val="none"/>
        </w:rPr>
        <w:t>Cookie</w:t>
      </w:r>
      <w:r w:rsidRPr="00EC10D3">
        <w:rPr>
          <w:rFonts w:ascii="Times New Roman" w:eastAsia="宋体" w:hAnsi="Times New Roman" w:cs="Times New Roman"/>
          <w:color w:val="333333"/>
          <w:kern w:val="0"/>
          <w:sz w:val="22"/>
          <w:szCs w:val="22"/>
          <w:lang w:bidi="th-TH"/>
          <w14:ligatures w14:val="none"/>
        </w:rPr>
        <w:t>及分析相关数据</w:t>
      </w:r>
    </w:p>
    <w:p w14:paraId="4693CA3F" w14:textId="77777777" w:rsidR="00EC10D3" w:rsidRPr="00EC10D3" w:rsidRDefault="00EC10D3" w:rsidP="00EC10D3">
      <w:pPr>
        <w:ind w:hanging="270"/>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lastRenderedPageBreak/>
        <w:t>– Investor diligence, relationship and engagement data</w:t>
      </w:r>
    </w:p>
    <w:p w14:paraId="2EC2ABD4" w14:textId="77777777" w:rsidR="00EC10D3" w:rsidRPr="00EC10D3" w:rsidRDefault="00EC10D3" w:rsidP="00EC10D3">
      <w:pPr>
        <w:rPr>
          <w:rFonts w:ascii="Times New Roman" w:eastAsia="Times New Roman" w:hAnsi="Times New Roman" w:cs="Times New Roman"/>
          <w:color w:val="000000"/>
          <w:kern w:val="0"/>
          <w:sz w:val="22"/>
          <w:szCs w:val="22"/>
          <w:lang w:bidi="th-TH"/>
          <w14:ligatures w14:val="none"/>
        </w:rPr>
      </w:pPr>
      <w:r w:rsidRPr="00EC10D3">
        <w:rPr>
          <w:rFonts w:ascii="Times New Roman" w:eastAsia="宋体" w:hAnsi="Times New Roman" w:cs="Times New Roman"/>
          <w:color w:val="333333"/>
          <w:kern w:val="0"/>
          <w:sz w:val="22"/>
          <w:szCs w:val="22"/>
          <w:lang w:bidi="th-TH"/>
          <w14:ligatures w14:val="none"/>
        </w:rPr>
        <w:t>投资者尽职调查、关系及参与数据</w:t>
      </w:r>
    </w:p>
    <w:p w14:paraId="7D46AECA" w14:textId="77777777" w:rsidR="00EC10D3" w:rsidRPr="00EC10D3" w:rsidRDefault="00EC10D3" w:rsidP="00EC10D3">
      <w:pPr>
        <w:ind w:hanging="270"/>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 Recruitment and application-related data</w:t>
      </w:r>
    </w:p>
    <w:p w14:paraId="1BAC863A" w14:textId="77777777" w:rsidR="00EC10D3" w:rsidRPr="00EC10D3" w:rsidRDefault="00EC10D3" w:rsidP="00EC10D3">
      <w:pPr>
        <w:rPr>
          <w:rFonts w:ascii="Times New Roman" w:eastAsia="Times New Roman" w:hAnsi="Times New Roman" w:cs="Times New Roman"/>
          <w:color w:val="000000"/>
          <w:kern w:val="0"/>
          <w:sz w:val="22"/>
          <w:szCs w:val="22"/>
          <w:lang w:bidi="th-TH"/>
          <w14:ligatures w14:val="none"/>
        </w:rPr>
      </w:pPr>
      <w:r w:rsidRPr="00EC10D3">
        <w:rPr>
          <w:rFonts w:ascii="Times New Roman" w:eastAsia="宋体" w:hAnsi="Times New Roman" w:cs="Times New Roman"/>
          <w:color w:val="333333"/>
          <w:kern w:val="0"/>
          <w:sz w:val="22"/>
          <w:szCs w:val="22"/>
          <w:lang w:bidi="th-TH"/>
          <w14:ligatures w14:val="none"/>
        </w:rPr>
        <w:t>招聘及申请相关数据</w:t>
      </w:r>
    </w:p>
    <w:p w14:paraId="44A628E0" w14:textId="77777777" w:rsidR="00EC10D3" w:rsidRPr="00EC10D3" w:rsidRDefault="00EC10D3" w:rsidP="00EC10D3">
      <w:pPr>
        <w:ind w:hanging="270"/>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 Information relating to representatives of institutions and organisations</w:t>
      </w:r>
    </w:p>
    <w:p w14:paraId="357AEFFE" w14:textId="77777777" w:rsidR="00EC10D3" w:rsidRPr="00EC10D3" w:rsidRDefault="00EC10D3" w:rsidP="00EC10D3">
      <w:pPr>
        <w:rPr>
          <w:rFonts w:ascii="Times New Roman" w:eastAsia="Times New Roman" w:hAnsi="Times New Roman" w:cs="Times New Roman"/>
          <w:color w:val="000000"/>
          <w:kern w:val="0"/>
          <w:sz w:val="22"/>
          <w:szCs w:val="22"/>
          <w:lang w:bidi="th-TH"/>
          <w14:ligatures w14:val="none"/>
        </w:rPr>
      </w:pPr>
      <w:r w:rsidRPr="00EC10D3">
        <w:rPr>
          <w:rFonts w:ascii="Times New Roman" w:eastAsia="宋体" w:hAnsi="Times New Roman" w:cs="Times New Roman"/>
          <w:color w:val="333333"/>
          <w:kern w:val="0"/>
          <w:sz w:val="22"/>
          <w:szCs w:val="22"/>
          <w:lang w:bidi="th-TH"/>
          <w14:ligatures w14:val="none"/>
        </w:rPr>
        <w:t>机构及组织代表人相关信息</w:t>
      </w:r>
    </w:p>
    <w:p w14:paraId="4855BC37" w14:textId="77777777" w:rsidR="00EC10D3" w:rsidRPr="00EC10D3" w:rsidRDefault="00EC10D3" w:rsidP="00EC10D3">
      <w:pPr>
        <w:spacing w:before="45" w:after="45" w:line="216" w:lineRule="atLeast"/>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 </w:t>
      </w:r>
    </w:p>
    <w:p w14:paraId="1C2254C3" w14:textId="77777777" w:rsidR="00EC10D3" w:rsidRPr="00EC10D3" w:rsidRDefault="00EC10D3" w:rsidP="00EC10D3">
      <w:pPr>
        <w:spacing w:before="45" w:after="15" w:line="216" w:lineRule="atLeast"/>
        <w:jc w:val="both"/>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Personal information may relate not only to direct contacts but also to directors, officers, employees, advisers, beneficial owners, delegates and other representatives connected to institutional relationships.</w:t>
      </w:r>
    </w:p>
    <w:p w14:paraId="6C1A7AF4" w14:textId="77777777" w:rsidR="00EC10D3" w:rsidRPr="00EC10D3" w:rsidRDefault="00EC10D3" w:rsidP="00EC10D3">
      <w:pPr>
        <w:spacing w:before="15" w:after="60" w:line="216" w:lineRule="atLeast"/>
        <w:jc w:val="both"/>
        <w:rPr>
          <w:rFonts w:ascii="Times New Roman" w:eastAsia="Times New Roman" w:hAnsi="Times New Roman" w:cs="Times New Roman"/>
          <w:color w:val="000000"/>
          <w:kern w:val="0"/>
          <w:sz w:val="22"/>
          <w:szCs w:val="22"/>
          <w:lang w:bidi="th-TH"/>
          <w14:ligatures w14:val="none"/>
        </w:rPr>
      </w:pPr>
      <w:r w:rsidRPr="00EC10D3">
        <w:rPr>
          <w:rFonts w:ascii="Times New Roman" w:eastAsia="宋体" w:hAnsi="Times New Roman" w:cs="Times New Roman"/>
          <w:color w:val="333333"/>
          <w:kern w:val="0"/>
          <w:sz w:val="22"/>
          <w:szCs w:val="22"/>
          <w:lang w:bidi="th-TH"/>
          <w14:ligatures w14:val="none"/>
        </w:rPr>
        <w:t>个人信息不仅涉及直接联系人，还可能涉及与机构关系相关的董事、高管、雇员、顾问、实益所有人、代表及其他相关人士。</w:t>
      </w:r>
    </w:p>
    <w:p w14:paraId="4EEBD2BC" w14:textId="77777777" w:rsidR="00EC10D3" w:rsidRPr="00EC10D3" w:rsidRDefault="00EC10D3" w:rsidP="00EC10D3">
      <w:pPr>
        <w:spacing w:before="270" w:after="90" w:line="216" w:lineRule="atLeast"/>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b/>
          <w:bCs/>
          <w:color w:val="1A1A1A"/>
          <w:kern w:val="0"/>
          <w:sz w:val="22"/>
          <w:szCs w:val="22"/>
          <w:lang w:bidi="th-TH"/>
          <w14:ligatures w14:val="none"/>
        </w:rPr>
        <w:t>4. Sources of personal information</w:t>
      </w:r>
      <w:r w:rsidRPr="00EC10D3">
        <w:rPr>
          <w:rFonts w:ascii="Times New Roman" w:eastAsia="宋体" w:hAnsi="Times New Roman" w:cs="Times New Roman"/>
          <w:b/>
          <w:bCs/>
          <w:color w:val="1A1A1A"/>
          <w:kern w:val="0"/>
          <w:sz w:val="22"/>
          <w:szCs w:val="22"/>
          <w:lang w:bidi="th-TH"/>
          <w14:ligatures w14:val="none"/>
        </w:rPr>
        <w:t xml:space="preserve">  4. </w:t>
      </w:r>
      <w:r w:rsidRPr="00EC10D3">
        <w:rPr>
          <w:rFonts w:ascii="Times New Roman" w:eastAsia="宋体" w:hAnsi="Times New Roman" w:cs="Times New Roman"/>
          <w:b/>
          <w:bCs/>
          <w:color w:val="1A1A1A"/>
          <w:kern w:val="0"/>
          <w:sz w:val="22"/>
          <w:szCs w:val="22"/>
          <w:lang w:bidi="th-TH"/>
          <w14:ligatures w14:val="none"/>
        </w:rPr>
        <w:t>个人信息来源</w:t>
      </w:r>
    </w:p>
    <w:p w14:paraId="480045F2" w14:textId="77777777" w:rsidR="00EC10D3" w:rsidRPr="00EC10D3" w:rsidRDefault="00EC10D3" w:rsidP="00EC10D3">
      <w:pPr>
        <w:spacing w:before="45" w:after="15" w:line="216" w:lineRule="atLeast"/>
        <w:jc w:val="both"/>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ShoreVest may obtain personal information:</w:t>
      </w:r>
    </w:p>
    <w:p w14:paraId="4D8831F9" w14:textId="77777777" w:rsidR="00EC10D3" w:rsidRPr="00EC10D3" w:rsidRDefault="00EC10D3" w:rsidP="00EC10D3">
      <w:pPr>
        <w:spacing w:before="15" w:after="60" w:line="216" w:lineRule="atLeast"/>
        <w:jc w:val="both"/>
        <w:rPr>
          <w:rFonts w:ascii="Times New Roman" w:eastAsia="Times New Roman" w:hAnsi="Times New Roman" w:cs="Times New Roman"/>
          <w:color w:val="000000"/>
          <w:kern w:val="0"/>
          <w:sz w:val="22"/>
          <w:szCs w:val="22"/>
          <w:lang w:bidi="th-TH"/>
          <w14:ligatures w14:val="none"/>
        </w:rPr>
      </w:pPr>
      <w:r w:rsidRPr="00EC10D3">
        <w:rPr>
          <w:rFonts w:ascii="Times New Roman" w:eastAsia="宋体" w:hAnsi="Times New Roman" w:cs="Times New Roman"/>
          <w:color w:val="333333"/>
          <w:kern w:val="0"/>
          <w:sz w:val="22"/>
          <w:szCs w:val="22"/>
          <w:lang w:bidi="th-TH"/>
          <w14:ligatures w14:val="none"/>
        </w:rPr>
        <w:t>新岸资本可能通过以下途径获取个人信息：</w:t>
      </w:r>
    </w:p>
    <w:p w14:paraId="7CF20E39" w14:textId="77777777" w:rsidR="00EC10D3" w:rsidRPr="00EC10D3" w:rsidRDefault="00EC10D3" w:rsidP="00EC10D3">
      <w:pPr>
        <w:ind w:hanging="270"/>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 directly from you</w:t>
      </w:r>
    </w:p>
    <w:p w14:paraId="6D1888B4" w14:textId="77777777" w:rsidR="00EC10D3" w:rsidRPr="00EC10D3" w:rsidRDefault="00EC10D3" w:rsidP="00EC10D3">
      <w:pPr>
        <w:rPr>
          <w:rFonts w:ascii="Times New Roman" w:eastAsia="Times New Roman" w:hAnsi="Times New Roman" w:cs="Times New Roman"/>
          <w:color w:val="000000"/>
          <w:kern w:val="0"/>
          <w:sz w:val="22"/>
          <w:szCs w:val="22"/>
          <w:lang w:bidi="th-TH"/>
          <w14:ligatures w14:val="none"/>
        </w:rPr>
      </w:pPr>
      <w:r w:rsidRPr="00EC10D3">
        <w:rPr>
          <w:rFonts w:ascii="Times New Roman" w:eastAsia="宋体" w:hAnsi="Times New Roman" w:cs="Times New Roman"/>
          <w:color w:val="333333"/>
          <w:kern w:val="0"/>
          <w:sz w:val="22"/>
          <w:szCs w:val="22"/>
          <w:lang w:bidi="th-TH"/>
          <w14:ligatures w14:val="none"/>
        </w:rPr>
        <w:t>直接从您处获取</w:t>
      </w:r>
    </w:p>
    <w:p w14:paraId="61416616" w14:textId="77777777" w:rsidR="00EC10D3" w:rsidRPr="00EC10D3" w:rsidRDefault="00EC10D3" w:rsidP="00EC10D3">
      <w:pPr>
        <w:ind w:hanging="270"/>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 automatically through your use of the Site</w:t>
      </w:r>
    </w:p>
    <w:p w14:paraId="24F64E35" w14:textId="77777777" w:rsidR="00EC10D3" w:rsidRPr="00EC10D3" w:rsidRDefault="00EC10D3" w:rsidP="00EC10D3">
      <w:pPr>
        <w:rPr>
          <w:rFonts w:ascii="Times New Roman" w:eastAsia="Times New Roman" w:hAnsi="Times New Roman" w:cs="Times New Roman"/>
          <w:color w:val="000000"/>
          <w:kern w:val="0"/>
          <w:sz w:val="22"/>
          <w:szCs w:val="22"/>
          <w:lang w:bidi="th-TH"/>
          <w14:ligatures w14:val="none"/>
        </w:rPr>
      </w:pPr>
      <w:r w:rsidRPr="00EC10D3">
        <w:rPr>
          <w:rFonts w:ascii="Times New Roman" w:eastAsia="宋体" w:hAnsi="Times New Roman" w:cs="Times New Roman"/>
          <w:color w:val="333333"/>
          <w:kern w:val="0"/>
          <w:sz w:val="22"/>
          <w:szCs w:val="22"/>
          <w:lang w:bidi="th-TH"/>
          <w14:ligatures w14:val="none"/>
        </w:rPr>
        <w:t>通过您对本网站的使用自动收集</w:t>
      </w:r>
    </w:p>
    <w:p w14:paraId="18231688" w14:textId="77777777" w:rsidR="00EC10D3" w:rsidRPr="00EC10D3" w:rsidRDefault="00EC10D3" w:rsidP="00EC10D3">
      <w:pPr>
        <w:ind w:hanging="270"/>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 from your employer or organisation</w:t>
      </w:r>
    </w:p>
    <w:p w14:paraId="152419A1" w14:textId="77777777" w:rsidR="00EC10D3" w:rsidRPr="00EC10D3" w:rsidRDefault="00EC10D3" w:rsidP="00EC10D3">
      <w:pPr>
        <w:rPr>
          <w:rFonts w:ascii="Times New Roman" w:eastAsia="Times New Roman" w:hAnsi="Times New Roman" w:cs="Times New Roman"/>
          <w:color w:val="000000"/>
          <w:kern w:val="0"/>
          <w:sz w:val="22"/>
          <w:szCs w:val="22"/>
          <w:lang w:bidi="th-TH"/>
          <w14:ligatures w14:val="none"/>
        </w:rPr>
      </w:pPr>
      <w:r w:rsidRPr="00EC10D3">
        <w:rPr>
          <w:rFonts w:ascii="Times New Roman" w:eastAsia="宋体" w:hAnsi="Times New Roman" w:cs="Times New Roman"/>
          <w:color w:val="333333"/>
          <w:kern w:val="0"/>
          <w:sz w:val="22"/>
          <w:szCs w:val="22"/>
          <w:lang w:bidi="th-TH"/>
          <w14:ligatures w14:val="none"/>
        </w:rPr>
        <w:t>从您的雇主或所属机构处获取</w:t>
      </w:r>
    </w:p>
    <w:p w14:paraId="24F7EE23" w14:textId="77777777" w:rsidR="00EC10D3" w:rsidRPr="00EC10D3" w:rsidRDefault="00EC10D3" w:rsidP="00EC10D3">
      <w:pPr>
        <w:ind w:hanging="270"/>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 from service providers, administrators and advisers</w:t>
      </w:r>
    </w:p>
    <w:p w14:paraId="5677747A" w14:textId="77777777" w:rsidR="00EC10D3" w:rsidRPr="00EC10D3" w:rsidRDefault="00EC10D3" w:rsidP="00EC10D3">
      <w:pPr>
        <w:rPr>
          <w:rFonts w:ascii="Times New Roman" w:eastAsia="Times New Roman" w:hAnsi="Times New Roman" w:cs="Times New Roman"/>
          <w:color w:val="000000"/>
          <w:kern w:val="0"/>
          <w:sz w:val="22"/>
          <w:szCs w:val="22"/>
          <w:lang w:bidi="th-TH"/>
          <w14:ligatures w14:val="none"/>
        </w:rPr>
      </w:pPr>
      <w:r w:rsidRPr="00EC10D3">
        <w:rPr>
          <w:rFonts w:ascii="Times New Roman" w:eastAsia="宋体" w:hAnsi="Times New Roman" w:cs="Times New Roman"/>
          <w:color w:val="333333"/>
          <w:kern w:val="0"/>
          <w:sz w:val="22"/>
          <w:szCs w:val="22"/>
          <w:lang w:bidi="th-TH"/>
          <w14:ligatures w14:val="none"/>
        </w:rPr>
        <w:t>从服务提供商、管理人及顾问处获取</w:t>
      </w:r>
    </w:p>
    <w:p w14:paraId="3FBC5C43" w14:textId="77777777" w:rsidR="00EC10D3" w:rsidRPr="00EC10D3" w:rsidRDefault="00EC10D3" w:rsidP="00EC10D3">
      <w:pPr>
        <w:ind w:hanging="270"/>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 from publicly available or professional sources</w:t>
      </w:r>
    </w:p>
    <w:p w14:paraId="382C5E6B" w14:textId="77777777" w:rsidR="00EC10D3" w:rsidRPr="00EC10D3" w:rsidRDefault="00EC10D3" w:rsidP="00EC10D3">
      <w:pPr>
        <w:rPr>
          <w:rFonts w:ascii="Times New Roman" w:eastAsia="Times New Roman" w:hAnsi="Times New Roman" w:cs="Times New Roman"/>
          <w:color w:val="000000"/>
          <w:kern w:val="0"/>
          <w:sz w:val="22"/>
          <w:szCs w:val="22"/>
          <w:lang w:bidi="th-TH"/>
          <w14:ligatures w14:val="none"/>
        </w:rPr>
      </w:pPr>
      <w:r w:rsidRPr="00EC10D3">
        <w:rPr>
          <w:rFonts w:ascii="Times New Roman" w:eastAsia="宋体" w:hAnsi="Times New Roman" w:cs="Times New Roman"/>
          <w:color w:val="333333"/>
          <w:kern w:val="0"/>
          <w:sz w:val="22"/>
          <w:szCs w:val="22"/>
          <w:lang w:bidi="th-TH"/>
          <w14:ligatures w14:val="none"/>
        </w:rPr>
        <w:t>从公开或专业来源获取</w:t>
      </w:r>
    </w:p>
    <w:p w14:paraId="192EEDD0" w14:textId="77777777" w:rsidR="00EC10D3" w:rsidRPr="00EC10D3" w:rsidRDefault="00EC10D3" w:rsidP="00EC10D3">
      <w:pPr>
        <w:ind w:hanging="270"/>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 from regulatory, legal or compliance databases</w:t>
      </w:r>
    </w:p>
    <w:p w14:paraId="38660E38" w14:textId="77777777" w:rsidR="00EC10D3" w:rsidRPr="00EC10D3" w:rsidRDefault="00EC10D3" w:rsidP="00EC10D3">
      <w:pPr>
        <w:rPr>
          <w:rFonts w:ascii="Times New Roman" w:eastAsia="Times New Roman" w:hAnsi="Times New Roman" w:cs="Times New Roman"/>
          <w:color w:val="000000"/>
          <w:kern w:val="0"/>
          <w:sz w:val="22"/>
          <w:szCs w:val="22"/>
          <w:lang w:bidi="th-TH"/>
          <w14:ligatures w14:val="none"/>
        </w:rPr>
      </w:pPr>
      <w:r w:rsidRPr="00EC10D3">
        <w:rPr>
          <w:rFonts w:ascii="Times New Roman" w:eastAsia="宋体" w:hAnsi="Times New Roman" w:cs="Times New Roman"/>
          <w:color w:val="333333"/>
          <w:kern w:val="0"/>
          <w:sz w:val="22"/>
          <w:szCs w:val="22"/>
          <w:lang w:bidi="th-TH"/>
          <w14:ligatures w14:val="none"/>
        </w:rPr>
        <w:t>从监管、法律或合规数据库获取</w:t>
      </w:r>
    </w:p>
    <w:p w14:paraId="3E3C4306" w14:textId="77777777" w:rsidR="00EC10D3" w:rsidRPr="00EC10D3" w:rsidRDefault="00EC10D3" w:rsidP="00EC10D3">
      <w:pPr>
        <w:spacing w:before="45" w:after="45" w:line="216" w:lineRule="atLeast"/>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 </w:t>
      </w:r>
    </w:p>
    <w:p w14:paraId="28E41E5D" w14:textId="77777777" w:rsidR="00EC10D3" w:rsidRPr="00EC10D3" w:rsidRDefault="00EC10D3" w:rsidP="00EC10D3">
      <w:pPr>
        <w:spacing w:before="45" w:after="15" w:line="216" w:lineRule="atLeast"/>
        <w:jc w:val="both"/>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ShoreVest does not guarantee the accuracy of information obtained from third-party sources and takes reasonable steps to assess reliability where practicable.</w:t>
      </w:r>
    </w:p>
    <w:p w14:paraId="526D9FD0" w14:textId="77777777" w:rsidR="00EC10D3" w:rsidRPr="00EC10D3" w:rsidRDefault="00EC10D3" w:rsidP="00EC10D3">
      <w:pPr>
        <w:spacing w:before="15" w:after="60" w:line="216" w:lineRule="atLeast"/>
        <w:jc w:val="both"/>
        <w:rPr>
          <w:rFonts w:ascii="Times New Roman" w:eastAsia="Times New Roman" w:hAnsi="Times New Roman" w:cs="Times New Roman"/>
          <w:color w:val="000000"/>
          <w:kern w:val="0"/>
          <w:sz w:val="22"/>
          <w:szCs w:val="22"/>
          <w:lang w:bidi="th-TH"/>
          <w14:ligatures w14:val="none"/>
        </w:rPr>
      </w:pPr>
      <w:r w:rsidRPr="00EC10D3">
        <w:rPr>
          <w:rFonts w:ascii="Times New Roman" w:eastAsia="宋体" w:hAnsi="Times New Roman" w:cs="Times New Roman"/>
          <w:color w:val="333333"/>
          <w:kern w:val="0"/>
          <w:sz w:val="22"/>
          <w:szCs w:val="22"/>
          <w:lang w:bidi="th-TH"/>
          <w14:ligatures w14:val="none"/>
        </w:rPr>
        <w:t>新岸资本不对从第三方来源获取的信息的准确性作出保证，并在切实可行的情况下采取合理措施评估信息的可靠性。</w:t>
      </w:r>
    </w:p>
    <w:p w14:paraId="5298DA15" w14:textId="77777777" w:rsidR="00EC10D3" w:rsidRPr="00EC10D3" w:rsidRDefault="00EC10D3" w:rsidP="00EC10D3">
      <w:pPr>
        <w:spacing w:before="270" w:after="90" w:line="216" w:lineRule="atLeast"/>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b/>
          <w:bCs/>
          <w:color w:val="1A1A1A"/>
          <w:kern w:val="0"/>
          <w:sz w:val="22"/>
          <w:szCs w:val="22"/>
          <w:lang w:bidi="th-TH"/>
          <w14:ligatures w14:val="none"/>
        </w:rPr>
        <w:t>5. Purposes of processing and applicable legal bases</w:t>
      </w:r>
      <w:r w:rsidRPr="00EC10D3">
        <w:rPr>
          <w:rFonts w:ascii="Times New Roman" w:eastAsia="宋体" w:hAnsi="Times New Roman" w:cs="Times New Roman"/>
          <w:b/>
          <w:bCs/>
          <w:color w:val="1A1A1A"/>
          <w:kern w:val="0"/>
          <w:sz w:val="22"/>
          <w:szCs w:val="22"/>
          <w:lang w:bidi="th-TH"/>
          <w14:ligatures w14:val="none"/>
        </w:rPr>
        <w:t xml:space="preserve">  5. </w:t>
      </w:r>
      <w:r w:rsidRPr="00EC10D3">
        <w:rPr>
          <w:rFonts w:ascii="Times New Roman" w:eastAsia="宋体" w:hAnsi="Times New Roman" w:cs="Times New Roman"/>
          <w:b/>
          <w:bCs/>
          <w:color w:val="1A1A1A"/>
          <w:kern w:val="0"/>
          <w:sz w:val="22"/>
          <w:szCs w:val="22"/>
          <w:lang w:bidi="th-TH"/>
          <w14:ligatures w14:val="none"/>
        </w:rPr>
        <w:t>处理目的及适用法律依据</w:t>
      </w:r>
    </w:p>
    <w:p w14:paraId="4CF34A92" w14:textId="77777777" w:rsidR="00EC10D3" w:rsidRPr="00EC10D3" w:rsidRDefault="00EC10D3" w:rsidP="00EC10D3">
      <w:pPr>
        <w:spacing w:before="45" w:after="15" w:line="216" w:lineRule="atLeast"/>
        <w:jc w:val="both"/>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ShoreVest processes personal information for the purposes set out below, together with the legal basis or bases on which it relies for each. Where multiple legal bases apply to a given purpose, ShoreVest may rely on any one or more of them.</w:t>
      </w:r>
    </w:p>
    <w:p w14:paraId="2C808EF1" w14:textId="77777777" w:rsidR="00EC10D3" w:rsidRPr="00EC10D3" w:rsidRDefault="00EC10D3" w:rsidP="00EC10D3">
      <w:pPr>
        <w:spacing w:before="15" w:after="60" w:line="216" w:lineRule="atLeast"/>
        <w:jc w:val="both"/>
        <w:rPr>
          <w:rFonts w:ascii="Times New Roman" w:eastAsia="Times New Roman" w:hAnsi="Times New Roman" w:cs="Times New Roman"/>
          <w:color w:val="000000"/>
          <w:kern w:val="0"/>
          <w:sz w:val="22"/>
          <w:szCs w:val="22"/>
          <w:lang w:bidi="th-TH"/>
          <w14:ligatures w14:val="none"/>
        </w:rPr>
      </w:pPr>
      <w:r w:rsidRPr="00EC10D3">
        <w:rPr>
          <w:rFonts w:ascii="Times New Roman" w:eastAsia="宋体" w:hAnsi="Times New Roman" w:cs="Times New Roman"/>
          <w:color w:val="333333"/>
          <w:kern w:val="0"/>
          <w:sz w:val="22"/>
          <w:szCs w:val="22"/>
          <w:lang w:bidi="th-TH"/>
          <w14:ligatures w14:val="none"/>
        </w:rPr>
        <w:t>新岸资本按以下目的处理个人信息，并就各目的列明所依据的法律基础。若某一目的存在多项适用法律基础，新岸资本可依赖其中一项或多项。</w:t>
      </w:r>
    </w:p>
    <w:p w14:paraId="5AF88D77" w14:textId="77777777" w:rsidR="00EC10D3" w:rsidRPr="00EC10D3" w:rsidRDefault="00EC10D3" w:rsidP="00EC10D3">
      <w:pPr>
        <w:spacing w:before="45" w:after="45" w:line="216" w:lineRule="atLeast"/>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 </w:t>
      </w:r>
    </w:p>
    <w:p w14:paraId="0C57E6E0" w14:textId="77777777" w:rsidR="00EC10D3" w:rsidRPr="00EC10D3" w:rsidRDefault="00EC10D3" w:rsidP="00EC10D3">
      <w:pPr>
        <w:spacing w:before="180" w:after="60" w:line="216" w:lineRule="atLeast"/>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b/>
          <w:bCs/>
          <w:color w:val="333333"/>
          <w:kern w:val="0"/>
          <w:sz w:val="22"/>
          <w:szCs w:val="22"/>
          <w:lang w:bidi="th-TH"/>
          <w14:ligatures w14:val="none"/>
        </w:rPr>
        <w:t>5.1 Operation and security of the Site</w:t>
      </w:r>
      <w:r w:rsidRPr="00EC10D3">
        <w:rPr>
          <w:rFonts w:ascii="Times New Roman" w:eastAsia="宋体" w:hAnsi="Times New Roman" w:cs="Times New Roman"/>
          <w:b/>
          <w:bCs/>
          <w:color w:val="333333"/>
          <w:kern w:val="0"/>
          <w:sz w:val="22"/>
          <w:szCs w:val="22"/>
          <w:lang w:bidi="th-TH"/>
          <w14:ligatures w14:val="none"/>
        </w:rPr>
        <w:t xml:space="preserve">  5.1 </w:t>
      </w:r>
      <w:r w:rsidRPr="00EC10D3">
        <w:rPr>
          <w:rFonts w:ascii="Times New Roman" w:eastAsia="宋体" w:hAnsi="Times New Roman" w:cs="Times New Roman"/>
          <w:b/>
          <w:bCs/>
          <w:color w:val="333333"/>
          <w:kern w:val="0"/>
          <w:sz w:val="22"/>
          <w:szCs w:val="22"/>
          <w:lang w:bidi="th-TH"/>
          <w14:ligatures w14:val="none"/>
        </w:rPr>
        <w:t>网站运营与安全</w:t>
      </w:r>
    </w:p>
    <w:p w14:paraId="2340CE48" w14:textId="77777777" w:rsidR="00EC10D3" w:rsidRPr="00EC10D3" w:rsidRDefault="00EC10D3" w:rsidP="00EC10D3">
      <w:pPr>
        <w:spacing w:before="45" w:after="15" w:line="216" w:lineRule="atLeast"/>
        <w:jc w:val="both"/>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ShoreVest processes personal information to operate, maintain and secure the Site, manage investor-access permissions and monitor for fraud, security incidents and unauthorised access. Legal bases: (a) legitimate interests in operating and protecting the business and its systems; and (b) compliance with legal and regulatory obligations.</w:t>
      </w:r>
    </w:p>
    <w:p w14:paraId="08366EC2" w14:textId="77777777" w:rsidR="00EC10D3" w:rsidRPr="00EC10D3" w:rsidRDefault="00EC10D3" w:rsidP="00EC10D3">
      <w:pPr>
        <w:spacing w:before="15" w:after="60" w:line="216" w:lineRule="atLeast"/>
        <w:jc w:val="both"/>
        <w:rPr>
          <w:rFonts w:ascii="Times New Roman" w:eastAsia="Times New Roman" w:hAnsi="Times New Roman" w:cs="Times New Roman"/>
          <w:color w:val="000000"/>
          <w:kern w:val="0"/>
          <w:sz w:val="22"/>
          <w:szCs w:val="22"/>
          <w:lang w:bidi="th-TH"/>
          <w14:ligatures w14:val="none"/>
        </w:rPr>
      </w:pPr>
      <w:r w:rsidRPr="00EC10D3">
        <w:rPr>
          <w:rFonts w:ascii="Times New Roman" w:eastAsia="宋体" w:hAnsi="Times New Roman" w:cs="Times New Roman"/>
          <w:color w:val="333333"/>
          <w:kern w:val="0"/>
          <w:sz w:val="22"/>
          <w:szCs w:val="22"/>
          <w:lang w:bidi="th-TH"/>
          <w14:ligatures w14:val="none"/>
        </w:rPr>
        <w:t>新岸资本处理个人信息以运营、维护及保障本网站安全，管理投资者访问权限，以及监测欺诈、安全事件及未授权访问。法律依据：（</w:t>
      </w:r>
      <w:r w:rsidRPr="00EC10D3">
        <w:rPr>
          <w:rFonts w:ascii="Times New Roman" w:eastAsia="宋体" w:hAnsi="Times New Roman" w:cs="Times New Roman"/>
          <w:color w:val="333333"/>
          <w:kern w:val="0"/>
          <w:sz w:val="22"/>
          <w:szCs w:val="22"/>
          <w:lang w:bidi="th-TH"/>
          <w14:ligatures w14:val="none"/>
        </w:rPr>
        <w:t>a</w:t>
      </w:r>
      <w:r w:rsidRPr="00EC10D3">
        <w:rPr>
          <w:rFonts w:ascii="Times New Roman" w:eastAsia="宋体" w:hAnsi="Times New Roman" w:cs="Times New Roman"/>
          <w:color w:val="333333"/>
          <w:kern w:val="0"/>
          <w:sz w:val="22"/>
          <w:szCs w:val="22"/>
          <w:lang w:bidi="th-TH"/>
          <w14:ligatures w14:val="none"/>
        </w:rPr>
        <w:t>）运营和保护业务及其系统的合法利益；（</w:t>
      </w:r>
      <w:r w:rsidRPr="00EC10D3">
        <w:rPr>
          <w:rFonts w:ascii="Times New Roman" w:eastAsia="宋体" w:hAnsi="Times New Roman" w:cs="Times New Roman"/>
          <w:color w:val="333333"/>
          <w:kern w:val="0"/>
          <w:sz w:val="22"/>
          <w:szCs w:val="22"/>
          <w:lang w:bidi="th-TH"/>
          <w14:ligatures w14:val="none"/>
        </w:rPr>
        <w:t>b</w:t>
      </w:r>
      <w:r w:rsidRPr="00EC10D3">
        <w:rPr>
          <w:rFonts w:ascii="Times New Roman" w:eastAsia="宋体" w:hAnsi="Times New Roman" w:cs="Times New Roman"/>
          <w:color w:val="333333"/>
          <w:kern w:val="0"/>
          <w:sz w:val="22"/>
          <w:szCs w:val="22"/>
          <w:lang w:bidi="th-TH"/>
          <w14:ligatures w14:val="none"/>
        </w:rPr>
        <w:t>）遵守法律及监管义务。</w:t>
      </w:r>
    </w:p>
    <w:p w14:paraId="2B43D0B6" w14:textId="77777777" w:rsidR="00EC10D3" w:rsidRPr="00EC10D3" w:rsidRDefault="00EC10D3" w:rsidP="00EC10D3">
      <w:pPr>
        <w:spacing w:before="180" w:after="60" w:line="216" w:lineRule="atLeast"/>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b/>
          <w:bCs/>
          <w:color w:val="333333"/>
          <w:kern w:val="0"/>
          <w:sz w:val="22"/>
          <w:szCs w:val="22"/>
          <w:lang w:bidi="th-TH"/>
          <w14:ligatures w14:val="none"/>
        </w:rPr>
        <w:lastRenderedPageBreak/>
        <w:t>5.2 Communication and relationship management</w:t>
      </w:r>
      <w:r w:rsidRPr="00EC10D3">
        <w:rPr>
          <w:rFonts w:ascii="Times New Roman" w:eastAsia="宋体" w:hAnsi="Times New Roman" w:cs="Times New Roman"/>
          <w:b/>
          <w:bCs/>
          <w:color w:val="333333"/>
          <w:kern w:val="0"/>
          <w:sz w:val="22"/>
          <w:szCs w:val="22"/>
          <w:lang w:bidi="th-TH"/>
          <w14:ligatures w14:val="none"/>
        </w:rPr>
        <w:t xml:space="preserve">  5.2 </w:t>
      </w:r>
      <w:r w:rsidRPr="00EC10D3">
        <w:rPr>
          <w:rFonts w:ascii="Times New Roman" w:eastAsia="宋体" w:hAnsi="Times New Roman" w:cs="Times New Roman"/>
          <w:b/>
          <w:bCs/>
          <w:color w:val="333333"/>
          <w:kern w:val="0"/>
          <w:sz w:val="22"/>
          <w:szCs w:val="22"/>
          <w:lang w:bidi="th-TH"/>
          <w14:ligatures w14:val="none"/>
        </w:rPr>
        <w:t>通信与关系管理</w:t>
      </w:r>
    </w:p>
    <w:p w14:paraId="63AA8D7D" w14:textId="77777777" w:rsidR="00EC10D3" w:rsidRPr="00EC10D3" w:rsidRDefault="00EC10D3" w:rsidP="00EC10D3">
      <w:pPr>
        <w:spacing w:before="45" w:after="15" w:line="216" w:lineRule="atLeast"/>
        <w:jc w:val="both"/>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ShoreVest processes personal information to manage communications, distribute institutional updates and publications, and support investor-relations and diligence processes. Legal bases: (a) legitimate interests in managing institutional relationships; and (b) contractual necessity where a relationship exists.</w:t>
      </w:r>
    </w:p>
    <w:p w14:paraId="2102D72B" w14:textId="77777777" w:rsidR="00EC10D3" w:rsidRPr="00EC10D3" w:rsidRDefault="00EC10D3" w:rsidP="00EC10D3">
      <w:pPr>
        <w:spacing w:before="15" w:after="60" w:line="216" w:lineRule="atLeast"/>
        <w:jc w:val="both"/>
        <w:rPr>
          <w:rFonts w:ascii="Times New Roman" w:eastAsia="Times New Roman" w:hAnsi="Times New Roman" w:cs="Times New Roman"/>
          <w:color w:val="000000"/>
          <w:kern w:val="0"/>
          <w:sz w:val="22"/>
          <w:szCs w:val="22"/>
          <w:lang w:bidi="th-TH"/>
          <w14:ligatures w14:val="none"/>
        </w:rPr>
      </w:pPr>
      <w:r w:rsidRPr="00EC10D3">
        <w:rPr>
          <w:rFonts w:ascii="Times New Roman" w:eastAsia="宋体" w:hAnsi="Times New Roman" w:cs="Times New Roman"/>
          <w:color w:val="333333"/>
          <w:kern w:val="0"/>
          <w:sz w:val="22"/>
          <w:szCs w:val="22"/>
          <w:lang w:bidi="th-TH"/>
          <w14:ligatures w14:val="none"/>
        </w:rPr>
        <w:t>新岸资本处理个人信息以管理通信、分发机构更新及出版物，并支持投资者关系及尽职调查流程。法律依据：（</w:t>
      </w:r>
      <w:r w:rsidRPr="00EC10D3">
        <w:rPr>
          <w:rFonts w:ascii="Times New Roman" w:eastAsia="宋体" w:hAnsi="Times New Roman" w:cs="Times New Roman"/>
          <w:color w:val="333333"/>
          <w:kern w:val="0"/>
          <w:sz w:val="22"/>
          <w:szCs w:val="22"/>
          <w:lang w:bidi="th-TH"/>
          <w14:ligatures w14:val="none"/>
        </w:rPr>
        <w:t>a</w:t>
      </w:r>
      <w:r w:rsidRPr="00EC10D3">
        <w:rPr>
          <w:rFonts w:ascii="Times New Roman" w:eastAsia="宋体" w:hAnsi="Times New Roman" w:cs="Times New Roman"/>
          <w:color w:val="333333"/>
          <w:kern w:val="0"/>
          <w:sz w:val="22"/>
          <w:szCs w:val="22"/>
          <w:lang w:bidi="th-TH"/>
          <w14:ligatures w14:val="none"/>
        </w:rPr>
        <w:t>）管理机构关系的合法利益；（</w:t>
      </w:r>
      <w:r w:rsidRPr="00EC10D3">
        <w:rPr>
          <w:rFonts w:ascii="Times New Roman" w:eastAsia="宋体" w:hAnsi="Times New Roman" w:cs="Times New Roman"/>
          <w:color w:val="333333"/>
          <w:kern w:val="0"/>
          <w:sz w:val="22"/>
          <w:szCs w:val="22"/>
          <w:lang w:bidi="th-TH"/>
          <w14:ligatures w14:val="none"/>
        </w:rPr>
        <w:t>b</w:t>
      </w:r>
      <w:r w:rsidRPr="00EC10D3">
        <w:rPr>
          <w:rFonts w:ascii="Times New Roman" w:eastAsia="宋体" w:hAnsi="Times New Roman" w:cs="Times New Roman"/>
          <w:color w:val="333333"/>
          <w:kern w:val="0"/>
          <w:sz w:val="22"/>
          <w:szCs w:val="22"/>
          <w:lang w:bidi="th-TH"/>
          <w14:ligatures w14:val="none"/>
        </w:rPr>
        <w:t>）在存在合同关系时的合同履行必要性。</w:t>
      </w:r>
    </w:p>
    <w:p w14:paraId="05054F89" w14:textId="77777777" w:rsidR="00EC10D3" w:rsidRPr="00EC10D3" w:rsidRDefault="00EC10D3" w:rsidP="00EC10D3">
      <w:pPr>
        <w:spacing w:before="180" w:after="60" w:line="216" w:lineRule="atLeast"/>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b/>
          <w:bCs/>
          <w:color w:val="333333"/>
          <w:kern w:val="0"/>
          <w:sz w:val="22"/>
          <w:szCs w:val="22"/>
          <w:lang w:bidi="th-TH"/>
          <w14:ligatures w14:val="none"/>
        </w:rPr>
        <w:t>5.3 Compliance and regulatory obligations</w:t>
      </w:r>
      <w:r w:rsidRPr="00EC10D3">
        <w:rPr>
          <w:rFonts w:ascii="Times New Roman" w:eastAsia="宋体" w:hAnsi="Times New Roman" w:cs="Times New Roman"/>
          <w:b/>
          <w:bCs/>
          <w:color w:val="333333"/>
          <w:kern w:val="0"/>
          <w:sz w:val="22"/>
          <w:szCs w:val="22"/>
          <w:lang w:bidi="th-TH"/>
          <w14:ligatures w14:val="none"/>
        </w:rPr>
        <w:t xml:space="preserve">  5.3 </w:t>
      </w:r>
      <w:r w:rsidRPr="00EC10D3">
        <w:rPr>
          <w:rFonts w:ascii="Times New Roman" w:eastAsia="宋体" w:hAnsi="Times New Roman" w:cs="Times New Roman"/>
          <w:b/>
          <w:bCs/>
          <w:color w:val="333333"/>
          <w:kern w:val="0"/>
          <w:sz w:val="22"/>
          <w:szCs w:val="22"/>
          <w:lang w:bidi="th-TH"/>
          <w14:ligatures w14:val="none"/>
        </w:rPr>
        <w:t>合规与监管义务</w:t>
      </w:r>
    </w:p>
    <w:p w14:paraId="37C8F61D" w14:textId="77777777" w:rsidR="00EC10D3" w:rsidRPr="00EC10D3" w:rsidRDefault="00EC10D3" w:rsidP="00EC10D3">
      <w:pPr>
        <w:spacing w:before="45" w:after="15" w:line="216" w:lineRule="atLeast"/>
        <w:jc w:val="both"/>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ShoreVest processes personal information to comply with applicable legal and regulatory requirements, including anti-money laundering screening, sanctions compliance and reporting obligations. Legal basis: compliance with legal obligations.</w:t>
      </w:r>
    </w:p>
    <w:p w14:paraId="33968AFB" w14:textId="77777777" w:rsidR="00EC10D3" w:rsidRPr="00EC10D3" w:rsidRDefault="00EC10D3" w:rsidP="00EC10D3">
      <w:pPr>
        <w:spacing w:before="15" w:after="60" w:line="216" w:lineRule="atLeast"/>
        <w:jc w:val="both"/>
        <w:rPr>
          <w:rFonts w:ascii="Times New Roman" w:eastAsia="Times New Roman" w:hAnsi="Times New Roman" w:cs="Times New Roman"/>
          <w:color w:val="000000"/>
          <w:kern w:val="0"/>
          <w:sz w:val="22"/>
          <w:szCs w:val="22"/>
          <w:lang w:bidi="th-TH"/>
          <w14:ligatures w14:val="none"/>
        </w:rPr>
      </w:pPr>
      <w:r w:rsidRPr="00EC10D3">
        <w:rPr>
          <w:rFonts w:ascii="Times New Roman" w:eastAsia="宋体" w:hAnsi="Times New Roman" w:cs="Times New Roman"/>
          <w:color w:val="333333"/>
          <w:kern w:val="0"/>
          <w:sz w:val="22"/>
          <w:szCs w:val="22"/>
          <w:lang w:bidi="th-TH"/>
          <w14:ligatures w14:val="none"/>
        </w:rPr>
        <w:t>新岸资本处理个人信息以遵守适用的法律及监管要求，包括反洗钱筛查、制裁合规及报告义务。法律依据：遵守法律义务。</w:t>
      </w:r>
    </w:p>
    <w:p w14:paraId="315E8DDC" w14:textId="77777777" w:rsidR="00EC10D3" w:rsidRPr="00EC10D3" w:rsidRDefault="00EC10D3" w:rsidP="00EC10D3">
      <w:pPr>
        <w:spacing w:before="180" w:after="60" w:line="216" w:lineRule="atLeast"/>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b/>
          <w:bCs/>
          <w:color w:val="333333"/>
          <w:kern w:val="0"/>
          <w:sz w:val="22"/>
          <w:szCs w:val="22"/>
          <w:lang w:bidi="th-TH"/>
          <w14:ligatures w14:val="none"/>
        </w:rPr>
        <w:t>5.4 Internal governance and record-keeping</w:t>
      </w:r>
      <w:r w:rsidRPr="00EC10D3">
        <w:rPr>
          <w:rFonts w:ascii="Times New Roman" w:eastAsia="宋体" w:hAnsi="Times New Roman" w:cs="Times New Roman"/>
          <w:b/>
          <w:bCs/>
          <w:color w:val="333333"/>
          <w:kern w:val="0"/>
          <w:sz w:val="22"/>
          <w:szCs w:val="22"/>
          <w:lang w:bidi="th-TH"/>
          <w14:ligatures w14:val="none"/>
        </w:rPr>
        <w:t xml:space="preserve">  5.4 </w:t>
      </w:r>
      <w:r w:rsidRPr="00EC10D3">
        <w:rPr>
          <w:rFonts w:ascii="Times New Roman" w:eastAsia="宋体" w:hAnsi="Times New Roman" w:cs="Times New Roman"/>
          <w:b/>
          <w:bCs/>
          <w:color w:val="333333"/>
          <w:kern w:val="0"/>
          <w:sz w:val="22"/>
          <w:szCs w:val="22"/>
          <w:lang w:bidi="th-TH"/>
          <w14:ligatures w14:val="none"/>
        </w:rPr>
        <w:t>内部治理与记录保存</w:t>
      </w:r>
    </w:p>
    <w:p w14:paraId="13750020" w14:textId="77777777" w:rsidR="00EC10D3" w:rsidRPr="00EC10D3" w:rsidRDefault="00EC10D3" w:rsidP="00EC10D3">
      <w:pPr>
        <w:spacing w:before="45" w:after="15" w:line="216" w:lineRule="atLeast"/>
        <w:jc w:val="both"/>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ShoreVest processes personal information for internal governance, analytics, audit and record-keeping purposes. Legal basis: legitimate interests in maintaining accurate and complete business records.</w:t>
      </w:r>
    </w:p>
    <w:p w14:paraId="0A927EE1" w14:textId="77777777" w:rsidR="00EC10D3" w:rsidRPr="00EC10D3" w:rsidRDefault="00EC10D3" w:rsidP="00EC10D3">
      <w:pPr>
        <w:spacing w:before="15" w:after="60" w:line="216" w:lineRule="atLeast"/>
        <w:jc w:val="both"/>
        <w:rPr>
          <w:rFonts w:ascii="Times New Roman" w:eastAsia="Times New Roman" w:hAnsi="Times New Roman" w:cs="Times New Roman"/>
          <w:color w:val="000000"/>
          <w:kern w:val="0"/>
          <w:sz w:val="22"/>
          <w:szCs w:val="22"/>
          <w:lang w:bidi="th-TH"/>
          <w14:ligatures w14:val="none"/>
        </w:rPr>
      </w:pPr>
      <w:r w:rsidRPr="00EC10D3">
        <w:rPr>
          <w:rFonts w:ascii="Times New Roman" w:eastAsia="宋体" w:hAnsi="Times New Roman" w:cs="Times New Roman"/>
          <w:color w:val="333333"/>
          <w:kern w:val="0"/>
          <w:sz w:val="22"/>
          <w:szCs w:val="22"/>
          <w:lang w:bidi="th-TH"/>
          <w14:ligatures w14:val="none"/>
        </w:rPr>
        <w:t>新岸资本为内部治理、数据分析、审计及记录保存目的处理个人信息。法律依据：维护准确完整业务记录的合法利益。</w:t>
      </w:r>
    </w:p>
    <w:p w14:paraId="311A3A82" w14:textId="77777777" w:rsidR="00EC10D3" w:rsidRPr="00EC10D3" w:rsidRDefault="00EC10D3" w:rsidP="00EC10D3">
      <w:pPr>
        <w:spacing w:before="180" w:after="60" w:line="216" w:lineRule="atLeast"/>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b/>
          <w:bCs/>
          <w:color w:val="333333"/>
          <w:kern w:val="0"/>
          <w:sz w:val="22"/>
          <w:szCs w:val="22"/>
          <w:lang w:bidi="th-TH"/>
          <w14:ligatures w14:val="none"/>
        </w:rPr>
        <w:t>5.5 Recruitment and hiring</w:t>
      </w:r>
      <w:r w:rsidRPr="00EC10D3">
        <w:rPr>
          <w:rFonts w:ascii="Times New Roman" w:eastAsia="宋体" w:hAnsi="Times New Roman" w:cs="Times New Roman"/>
          <w:b/>
          <w:bCs/>
          <w:color w:val="333333"/>
          <w:kern w:val="0"/>
          <w:sz w:val="22"/>
          <w:szCs w:val="22"/>
          <w:lang w:bidi="th-TH"/>
          <w14:ligatures w14:val="none"/>
        </w:rPr>
        <w:t xml:space="preserve">  5.5 </w:t>
      </w:r>
      <w:r w:rsidRPr="00EC10D3">
        <w:rPr>
          <w:rFonts w:ascii="Times New Roman" w:eastAsia="宋体" w:hAnsi="Times New Roman" w:cs="Times New Roman"/>
          <w:b/>
          <w:bCs/>
          <w:color w:val="333333"/>
          <w:kern w:val="0"/>
          <w:sz w:val="22"/>
          <w:szCs w:val="22"/>
          <w:lang w:bidi="th-TH"/>
          <w14:ligatures w14:val="none"/>
        </w:rPr>
        <w:t>招聘与录用</w:t>
      </w:r>
    </w:p>
    <w:p w14:paraId="56434C9D" w14:textId="77777777" w:rsidR="00EC10D3" w:rsidRPr="00EC10D3" w:rsidRDefault="00EC10D3" w:rsidP="00EC10D3">
      <w:pPr>
        <w:spacing w:before="45" w:after="15" w:line="216" w:lineRule="atLeast"/>
        <w:jc w:val="both"/>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ShoreVest processes personal information in connection with recruitment and hiring processes. Legal bases: (a) legitimate interests in assessing candidate suitability; and (b) pre-contractual steps taken at the request of the data subject.</w:t>
      </w:r>
    </w:p>
    <w:p w14:paraId="6EDF167F" w14:textId="77777777" w:rsidR="00EC10D3" w:rsidRPr="00EC10D3" w:rsidRDefault="00EC10D3" w:rsidP="00EC10D3">
      <w:pPr>
        <w:spacing w:before="15" w:after="60" w:line="216" w:lineRule="atLeast"/>
        <w:jc w:val="both"/>
        <w:rPr>
          <w:rFonts w:ascii="Times New Roman" w:eastAsia="Times New Roman" w:hAnsi="Times New Roman" w:cs="Times New Roman"/>
          <w:color w:val="000000"/>
          <w:kern w:val="0"/>
          <w:sz w:val="22"/>
          <w:szCs w:val="22"/>
          <w:lang w:bidi="th-TH"/>
          <w14:ligatures w14:val="none"/>
        </w:rPr>
      </w:pPr>
      <w:r w:rsidRPr="00EC10D3">
        <w:rPr>
          <w:rFonts w:ascii="Times New Roman" w:eastAsia="宋体" w:hAnsi="Times New Roman" w:cs="Times New Roman"/>
          <w:color w:val="333333"/>
          <w:kern w:val="0"/>
          <w:sz w:val="22"/>
          <w:szCs w:val="22"/>
          <w:lang w:bidi="th-TH"/>
          <w14:ligatures w14:val="none"/>
        </w:rPr>
        <w:t>新岸资本在招聘及录用流程中处理个人信息。法律依据：（</w:t>
      </w:r>
      <w:r w:rsidRPr="00EC10D3">
        <w:rPr>
          <w:rFonts w:ascii="Times New Roman" w:eastAsia="宋体" w:hAnsi="Times New Roman" w:cs="Times New Roman"/>
          <w:color w:val="333333"/>
          <w:kern w:val="0"/>
          <w:sz w:val="22"/>
          <w:szCs w:val="22"/>
          <w:lang w:bidi="th-TH"/>
          <w14:ligatures w14:val="none"/>
        </w:rPr>
        <w:t>a</w:t>
      </w:r>
      <w:r w:rsidRPr="00EC10D3">
        <w:rPr>
          <w:rFonts w:ascii="Times New Roman" w:eastAsia="宋体" w:hAnsi="Times New Roman" w:cs="Times New Roman"/>
          <w:color w:val="333333"/>
          <w:kern w:val="0"/>
          <w:sz w:val="22"/>
          <w:szCs w:val="22"/>
          <w:lang w:bidi="th-TH"/>
          <w14:ligatures w14:val="none"/>
        </w:rPr>
        <w:t>）评估候选人适合性的合法利益；（</w:t>
      </w:r>
      <w:r w:rsidRPr="00EC10D3">
        <w:rPr>
          <w:rFonts w:ascii="Times New Roman" w:eastAsia="宋体" w:hAnsi="Times New Roman" w:cs="Times New Roman"/>
          <w:color w:val="333333"/>
          <w:kern w:val="0"/>
          <w:sz w:val="22"/>
          <w:szCs w:val="22"/>
          <w:lang w:bidi="th-TH"/>
          <w14:ligatures w14:val="none"/>
        </w:rPr>
        <w:t>b</w:t>
      </w:r>
      <w:r w:rsidRPr="00EC10D3">
        <w:rPr>
          <w:rFonts w:ascii="Times New Roman" w:eastAsia="宋体" w:hAnsi="Times New Roman" w:cs="Times New Roman"/>
          <w:color w:val="333333"/>
          <w:kern w:val="0"/>
          <w:sz w:val="22"/>
          <w:szCs w:val="22"/>
          <w:lang w:bidi="th-TH"/>
          <w14:ligatures w14:val="none"/>
        </w:rPr>
        <w:t>）应数据主体请求采取的合同前措施。</w:t>
      </w:r>
    </w:p>
    <w:p w14:paraId="7F6F02D0" w14:textId="77777777" w:rsidR="00EC10D3" w:rsidRPr="00EC10D3" w:rsidRDefault="00EC10D3" w:rsidP="00EC10D3">
      <w:pPr>
        <w:spacing w:before="180" w:after="60" w:line="216" w:lineRule="atLeast"/>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b/>
          <w:bCs/>
          <w:color w:val="333333"/>
          <w:kern w:val="0"/>
          <w:sz w:val="22"/>
          <w:szCs w:val="22"/>
          <w:lang w:bidi="th-TH"/>
          <w14:ligatures w14:val="none"/>
        </w:rPr>
        <w:t>5.6 Corporate transactions and legal claims</w:t>
      </w:r>
      <w:r w:rsidRPr="00EC10D3">
        <w:rPr>
          <w:rFonts w:ascii="Times New Roman" w:eastAsia="宋体" w:hAnsi="Times New Roman" w:cs="Times New Roman"/>
          <w:b/>
          <w:bCs/>
          <w:color w:val="333333"/>
          <w:kern w:val="0"/>
          <w:sz w:val="22"/>
          <w:szCs w:val="22"/>
          <w:lang w:bidi="th-TH"/>
          <w14:ligatures w14:val="none"/>
        </w:rPr>
        <w:t xml:space="preserve">  5.6 </w:t>
      </w:r>
      <w:r w:rsidRPr="00EC10D3">
        <w:rPr>
          <w:rFonts w:ascii="Times New Roman" w:eastAsia="宋体" w:hAnsi="Times New Roman" w:cs="Times New Roman"/>
          <w:b/>
          <w:bCs/>
          <w:color w:val="333333"/>
          <w:kern w:val="0"/>
          <w:sz w:val="22"/>
          <w:szCs w:val="22"/>
          <w:lang w:bidi="th-TH"/>
          <w14:ligatures w14:val="none"/>
        </w:rPr>
        <w:t>企业交易与法律主张</w:t>
      </w:r>
    </w:p>
    <w:p w14:paraId="60CBEF5B" w14:textId="77777777" w:rsidR="00EC10D3" w:rsidRPr="00EC10D3" w:rsidRDefault="00EC10D3" w:rsidP="00EC10D3">
      <w:pPr>
        <w:spacing w:before="45" w:after="15" w:line="216" w:lineRule="atLeast"/>
        <w:jc w:val="both"/>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ShoreVest processes personal information in connection with corporate transactions, strategic activity, the protection of legal rights and the defence of claims. Legal bases: (a) legitimate interests; and (b) establishment, exercise or defence of legal claims.</w:t>
      </w:r>
    </w:p>
    <w:p w14:paraId="0AAA5166" w14:textId="77777777" w:rsidR="00EC10D3" w:rsidRPr="00EC10D3" w:rsidRDefault="00EC10D3" w:rsidP="00EC10D3">
      <w:pPr>
        <w:spacing w:before="15" w:after="60" w:line="216" w:lineRule="atLeast"/>
        <w:jc w:val="both"/>
        <w:rPr>
          <w:rFonts w:ascii="Times New Roman" w:eastAsia="Times New Roman" w:hAnsi="Times New Roman" w:cs="Times New Roman"/>
          <w:color w:val="000000"/>
          <w:kern w:val="0"/>
          <w:sz w:val="22"/>
          <w:szCs w:val="22"/>
          <w:lang w:bidi="th-TH"/>
          <w14:ligatures w14:val="none"/>
        </w:rPr>
      </w:pPr>
      <w:r w:rsidRPr="00EC10D3">
        <w:rPr>
          <w:rFonts w:ascii="Times New Roman" w:eastAsia="宋体" w:hAnsi="Times New Roman" w:cs="Times New Roman"/>
          <w:color w:val="333333"/>
          <w:kern w:val="0"/>
          <w:sz w:val="22"/>
          <w:szCs w:val="22"/>
          <w:lang w:bidi="th-TH"/>
          <w14:ligatures w14:val="none"/>
        </w:rPr>
        <w:t>新岸资本在企业交易、战略活动、维护法律权利及应对索赔中处理个人信息。法律依据：（</w:t>
      </w:r>
      <w:r w:rsidRPr="00EC10D3">
        <w:rPr>
          <w:rFonts w:ascii="Times New Roman" w:eastAsia="宋体" w:hAnsi="Times New Roman" w:cs="Times New Roman"/>
          <w:color w:val="333333"/>
          <w:kern w:val="0"/>
          <w:sz w:val="22"/>
          <w:szCs w:val="22"/>
          <w:lang w:bidi="th-TH"/>
          <w14:ligatures w14:val="none"/>
        </w:rPr>
        <w:t>a</w:t>
      </w:r>
      <w:r w:rsidRPr="00EC10D3">
        <w:rPr>
          <w:rFonts w:ascii="Times New Roman" w:eastAsia="宋体" w:hAnsi="Times New Roman" w:cs="Times New Roman"/>
          <w:color w:val="333333"/>
          <w:kern w:val="0"/>
          <w:sz w:val="22"/>
          <w:szCs w:val="22"/>
          <w:lang w:bidi="th-TH"/>
          <w14:ligatures w14:val="none"/>
        </w:rPr>
        <w:t>）合法利益；（</w:t>
      </w:r>
      <w:r w:rsidRPr="00EC10D3">
        <w:rPr>
          <w:rFonts w:ascii="Times New Roman" w:eastAsia="宋体" w:hAnsi="Times New Roman" w:cs="Times New Roman"/>
          <w:color w:val="333333"/>
          <w:kern w:val="0"/>
          <w:sz w:val="22"/>
          <w:szCs w:val="22"/>
          <w:lang w:bidi="th-TH"/>
          <w14:ligatures w14:val="none"/>
        </w:rPr>
        <w:t>b</w:t>
      </w:r>
      <w:r w:rsidRPr="00EC10D3">
        <w:rPr>
          <w:rFonts w:ascii="Times New Roman" w:eastAsia="宋体" w:hAnsi="Times New Roman" w:cs="Times New Roman"/>
          <w:color w:val="333333"/>
          <w:kern w:val="0"/>
          <w:sz w:val="22"/>
          <w:szCs w:val="22"/>
          <w:lang w:bidi="th-TH"/>
          <w14:ligatures w14:val="none"/>
        </w:rPr>
        <w:t>）设立、行使或抗辩法律主张。</w:t>
      </w:r>
    </w:p>
    <w:p w14:paraId="430179A4" w14:textId="77777777" w:rsidR="00EC10D3" w:rsidRPr="00EC10D3" w:rsidRDefault="00EC10D3" w:rsidP="00EC10D3">
      <w:pPr>
        <w:spacing w:before="180" w:after="60" w:line="216" w:lineRule="atLeast"/>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b/>
          <w:bCs/>
          <w:color w:val="333333"/>
          <w:kern w:val="0"/>
          <w:sz w:val="22"/>
          <w:szCs w:val="22"/>
          <w:lang w:bidi="th-TH"/>
          <w14:ligatures w14:val="none"/>
        </w:rPr>
        <w:t>5.7 Consent-based processing</w:t>
      </w:r>
      <w:r w:rsidRPr="00EC10D3">
        <w:rPr>
          <w:rFonts w:ascii="Times New Roman" w:eastAsia="宋体" w:hAnsi="Times New Roman" w:cs="Times New Roman"/>
          <w:b/>
          <w:bCs/>
          <w:color w:val="333333"/>
          <w:kern w:val="0"/>
          <w:sz w:val="22"/>
          <w:szCs w:val="22"/>
          <w:lang w:bidi="th-TH"/>
          <w14:ligatures w14:val="none"/>
        </w:rPr>
        <w:t xml:space="preserve">  5.7 </w:t>
      </w:r>
      <w:r w:rsidRPr="00EC10D3">
        <w:rPr>
          <w:rFonts w:ascii="Times New Roman" w:eastAsia="宋体" w:hAnsi="Times New Roman" w:cs="Times New Roman"/>
          <w:b/>
          <w:bCs/>
          <w:color w:val="333333"/>
          <w:kern w:val="0"/>
          <w:sz w:val="22"/>
          <w:szCs w:val="22"/>
          <w:lang w:bidi="th-TH"/>
          <w14:ligatures w14:val="none"/>
        </w:rPr>
        <w:t>基于同意的处理</w:t>
      </w:r>
    </w:p>
    <w:p w14:paraId="2AA45C46" w14:textId="77777777" w:rsidR="00EC10D3" w:rsidRPr="00EC10D3" w:rsidRDefault="00EC10D3" w:rsidP="00EC10D3">
      <w:pPr>
        <w:spacing w:before="45" w:after="15" w:line="216" w:lineRule="atLeast"/>
        <w:jc w:val="both"/>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Where ShoreVest relies on consent as the legal basis for any processing activity, you have the right to withdraw that consent at any time without detriment. Withdrawal does not affect the lawfulness of processing carried out prior to withdrawal.</w:t>
      </w:r>
    </w:p>
    <w:p w14:paraId="7E74BF25" w14:textId="77777777" w:rsidR="00EC10D3" w:rsidRPr="00EC10D3" w:rsidRDefault="00EC10D3" w:rsidP="00EC10D3">
      <w:pPr>
        <w:spacing w:before="15" w:after="60" w:line="216" w:lineRule="atLeast"/>
        <w:jc w:val="both"/>
        <w:rPr>
          <w:rFonts w:ascii="Times New Roman" w:eastAsia="Times New Roman" w:hAnsi="Times New Roman" w:cs="Times New Roman"/>
          <w:color w:val="000000"/>
          <w:kern w:val="0"/>
          <w:sz w:val="22"/>
          <w:szCs w:val="22"/>
          <w:lang w:bidi="th-TH"/>
          <w14:ligatures w14:val="none"/>
        </w:rPr>
      </w:pPr>
      <w:r w:rsidRPr="00EC10D3">
        <w:rPr>
          <w:rFonts w:ascii="Times New Roman" w:eastAsia="宋体" w:hAnsi="Times New Roman" w:cs="Times New Roman"/>
          <w:color w:val="333333"/>
          <w:kern w:val="0"/>
          <w:sz w:val="22"/>
          <w:szCs w:val="22"/>
          <w:lang w:bidi="th-TH"/>
          <w14:ligatures w14:val="none"/>
        </w:rPr>
        <w:t>若新岸资本以同意作为任何处理活动的法律依据，您有权随时撤回该同意，且不因此受到损害。撤回同意不影响撤回前已进行处理的合法性。</w:t>
      </w:r>
    </w:p>
    <w:p w14:paraId="5FD5E6D9" w14:textId="77777777" w:rsidR="00EC10D3" w:rsidRPr="00EC10D3" w:rsidRDefault="00EC10D3" w:rsidP="00EC10D3">
      <w:pPr>
        <w:spacing w:before="270" w:after="90" w:line="216" w:lineRule="atLeast"/>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b/>
          <w:bCs/>
          <w:color w:val="1A1A1A"/>
          <w:kern w:val="0"/>
          <w:sz w:val="22"/>
          <w:szCs w:val="22"/>
          <w:lang w:bidi="th-TH"/>
          <w14:ligatures w14:val="none"/>
        </w:rPr>
        <w:t>6. Disclosure of personal information</w:t>
      </w:r>
      <w:r w:rsidRPr="00EC10D3">
        <w:rPr>
          <w:rFonts w:ascii="Times New Roman" w:eastAsia="宋体" w:hAnsi="Times New Roman" w:cs="Times New Roman"/>
          <w:b/>
          <w:bCs/>
          <w:color w:val="1A1A1A"/>
          <w:kern w:val="0"/>
          <w:sz w:val="22"/>
          <w:szCs w:val="22"/>
          <w:lang w:bidi="th-TH"/>
          <w14:ligatures w14:val="none"/>
        </w:rPr>
        <w:t xml:space="preserve">  6. </w:t>
      </w:r>
      <w:r w:rsidRPr="00EC10D3">
        <w:rPr>
          <w:rFonts w:ascii="Times New Roman" w:eastAsia="宋体" w:hAnsi="Times New Roman" w:cs="Times New Roman"/>
          <w:b/>
          <w:bCs/>
          <w:color w:val="1A1A1A"/>
          <w:kern w:val="0"/>
          <w:sz w:val="22"/>
          <w:szCs w:val="22"/>
          <w:lang w:bidi="th-TH"/>
          <w14:ligatures w14:val="none"/>
        </w:rPr>
        <w:t>个人信息披露</w:t>
      </w:r>
    </w:p>
    <w:p w14:paraId="2C060F24" w14:textId="77777777" w:rsidR="00EC10D3" w:rsidRPr="00EC10D3" w:rsidRDefault="00EC10D3" w:rsidP="00EC10D3">
      <w:pPr>
        <w:spacing w:before="45" w:after="15" w:line="216" w:lineRule="atLeast"/>
        <w:jc w:val="both"/>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Personal information may be disclosed:</w:t>
      </w:r>
    </w:p>
    <w:p w14:paraId="7F7F98AA" w14:textId="77777777" w:rsidR="00EC10D3" w:rsidRPr="00EC10D3" w:rsidRDefault="00EC10D3" w:rsidP="00EC10D3">
      <w:pPr>
        <w:spacing w:before="15" w:after="60" w:line="216" w:lineRule="atLeast"/>
        <w:jc w:val="both"/>
        <w:rPr>
          <w:rFonts w:ascii="Times New Roman" w:eastAsia="Times New Roman" w:hAnsi="Times New Roman" w:cs="Times New Roman"/>
          <w:color w:val="000000"/>
          <w:kern w:val="0"/>
          <w:sz w:val="22"/>
          <w:szCs w:val="22"/>
          <w:lang w:bidi="th-TH"/>
          <w14:ligatures w14:val="none"/>
        </w:rPr>
      </w:pPr>
      <w:r w:rsidRPr="00EC10D3">
        <w:rPr>
          <w:rFonts w:ascii="Times New Roman" w:eastAsia="宋体" w:hAnsi="Times New Roman" w:cs="Times New Roman"/>
          <w:color w:val="333333"/>
          <w:kern w:val="0"/>
          <w:sz w:val="22"/>
          <w:szCs w:val="22"/>
          <w:lang w:bidi="th-TH"/>
          <w14:ligatures w14:val="none"/>
        </w:rPr>
        <w:t>个人信息可能被披露于：</w:t>
      </w:r>
    </w:p>
    <w:p w14:paraId="5D10A1A0" w14:textId="77777777" w:rsidR="00EC10D3" w:rsidRPr="00EC10D3" w:rsidRDefault="00EC10D3" w:rsidP="00EC10D3">
      <w:pPr>
        <w:ind w:hanging="270"/>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 within ShoreVest entities and to internal teams on a need-to-know basis</w:t>
      </w:r>
    </w:p>
    <w:p w14:paraId="6215584E" w14:textId="77777777" w:rsidR="00EC10D3" w:rsidRPr="00EC10D3" w:rsidRDefault="00EC10D3" w:rsidP="00EC10D3">
      <w:pPr>
        <w:rPr>
          <w:rFonts w:ascii="Times New Roman" w:eastAsia="Times New Roman" w:hAnsi="Times New Roman" w:cs="Times New Roman"/>
          <w:color w:val="000000"/>
          <w:kern w:val="0"/>
          <w:sz w:val="22"/>
          <w:szCs w:val="22"/>
          <w:lang w:bidi="th-TH"/>
          <w14:ligatures w14:val="none"/>
        </w:rPr>
      </w:pPr>
      <w:r w:rsidRPr="00EC10D3">
        <w:rPr>
          <w:rFonts w:ascii="Times New Roman" w:eastAsia="宋体" w:hAnsi="Times New Roman" w:cs="Times New Roman"/>
          <w:color w:val="333333"/>
          <w:kern w:val="0"/>
          <w:sz w:val="22"/>
          <w:szCs w:val="22"/>
          <w:lang w:bidi="th-TH"/>
          <w14:ligatures w14:val="none"/>
        </w:rPr>
        <w:t>在新岸资本各实体内部及内部团队之间，以知情必要为限</w:t>
      </w:r>
    </w:p>
    <w:p w14:paraId="67E998BA" w14:textId="77777777" w:rsidR="00EC10D3" w:rsidRPr="00EC10D3" w:rsidRDefault="00EC10D3" w:rsidP="00EC10D3">
      <w:pPr>
        <w:ind w:hanging="270"/>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 to service providers and infrastructure vendors acting on ShoreVest's behalf, under appropriate contractual protections</w:t>
      </w:r>
    </w:p>
    <w:p w14:paraId="07950319" w14:textId="77777777" w:rsidR="00EC10D3" w:rsidRPr="00EC10D3" w:rsidRDefault="00EC10D3" w:rsidP="00EC10D3">
      <w:pPr>
        <w:rPr>
          <w:rFonts w:ascii="Times New Roman" w:eastAsia="Times New Roman" w:hAnsi="Times New Roman" w:cs="Times New Roman"/>
          <w:color w:val="000000"/>
          <w:kern w:val="0"/>
          <w:sz w:val="22"/>
          <w:szCs w:val="22"/>
          <w:lang w:bidi="th-TH"/>
          <w14:ligatures w14:val="none"/>
        </w:rPr>
      </w:pPr>
      <w:r w:rsidRPr="00EC10D3">
        <w:rPr>
          <w:rFonts w:ascii="Times New Roman" w:eastAsia="宋体" w:hAnsi="Times New Roman" w:cs="Times New Roman"/>
          <w:color w:val="333333"/>
          <w:kern w:val="0"/>
          <w:sz w:val="22"/>
          <w:szCs w:val="22"/>
          <w:lang w:bidi="th-TH"/>
          <w14:ligatures w14:val="none"/>
        </w:rPr>
        <w:t>在适当合同保护下，向代表新岸资本行事的服务提供商及基础设施供应商</w:t>
      </w:r>
    </w:p>
    <w:p w14:paraId="7AA47C4B" w14:textId="77777777" w:rsidR="00EC10D3" w:rsidRPr="00EC10D3" w:rsidRDefault="00EC10D3" w:rsidP="00EC10D3">
      <w:pPr>
        <w:ind w:hanging="270"/>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lastRenderedPageBreak/>
        <w:t>– to professional advisers including legal counsel, accountants and auditors, subject to professional confidentiality obligations</w:t>
      </w:r>
    </w:p>
    <w:p w14:paraId="13413B84" w14:textId="77777777" w:rsidR="00EC10D3" w:rsidRPr="00EC10D3" w:rsidRDefault="00EC10D3" w:rsidP="00EC10D3">
      <w:pPr>
        <w:rPr>
          <w:rFonts w:ascii="Times New Roman" w:eastAsia="Times New Roman" w:hAnsi="Times New Roman" w:cs="Times New Roman"/>
          <w:color w:val="000000"/>
          <w:kern w:val="0"/>
          <w:sz w:val="22"/>
          <w:szCs w:val="22"/>
          <w:lang w:bidi="th-TH"/>
          <w14:ligatures w14:val="none"/>
        </w:rPr>
      </w:pPr>
      <w:r w:rsidRPr="00EC10D3">
        <w:rPr>
          <w:rFonts w:ascii="Times New Roman" w:eastAsia="宋体" w:hAnsi="Times New Roman" w:cs="Times New Roman"/>
          <w:color w:val="333333"/>
          <w:kern w:val="0"/>
          <w:sz w:val="22"/>
          <w:szCs w:val="22"/>
          <w:lang w:bidi="th-TH"/>
          <w14:ligatures w14:val="none"/>
        </w:rPr>
        <w:t>在专业保密义务约束下，向法律顾问、会计师及审计师等专业顾问</w:t>
      </w:r>
    </w:p>
    <w:p w14:paraId="4894EA94" w14:textId="77777777" w:rsidR="00EC10D3" w:rsidRPr="00EC10D3" w:rsidRDefault="00EC10D3" w:rsidP="00EC10D3">
      <w:pPr>
        <w:ind w:hanging="270"/>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 to regulators, authorities and law enforcement where required or permitted by applicable law</w:t>
      </w:r>
    </w:p>
    <w:p w14:paraId="13F80F61" w14:textId="77777777" w:rsidR="00EC10D3" w:rsidRPr="00EC10D3" w:rsidRDefault="00EC10D3" w:rsidP="00EC10D3">
      <w:pPr>
        <w:rPr>
          <w:rFonts w:ascii="Times New Roman" w:eastAsia="Times New Roman" w:hAnsi="Times New Roman" w:cs="Times New Roman"/>
          <w:color w:val="000000"/>
          <w:kern w:val="0"/>
          <w:sz w:val="22"/>
          <w:szCs w:val="22"/>
          <w:lang w:bidi="th-TH"/>
          <w14:ligatures w14:val="none"/>
        </w:rPr>
      </w:pPr>
      <w:r w:rsidRPr="00EC10D3">
        <w:rPr>
          <w:rFonts w:ascii="Times New Roman" w:eastAsia="宋体" w:hAnsi="Times New Roman" w:cs="Times New Roman"/>
          <w:color w:val="333333"/>
          <w:kern w:val="0"/>
          <w:sz w:val="22"/>
          <w:szCs w:val="22"/>
          <w:lang w:bidi="th-TH"/>
          <w14:ligatures w14:val="none"/>
        </w:rPr>
        <w:t>在适用法律要求或允许的情况下，向监管机构、政府部门及执法机关</w:t>
      </w:r>
    </w:p>
    <w:p w14:paraId="2E72A706" w14:textId="77777777" w:rsidR="00EC10D3" w:rsidRPr="00EC10D3" w:rsidRDefault="00EC10D3" w:rsidP="00EC10D3">
      <w:pPr>
        <w:ind w:hanging="270"/>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 to counterparties and transaction participants in connection with fund or investment activity</w:t>
      </w:r>
    </w:p>
    <w:p w14:paraId="7F7E6027" w14:textId="77777777" w:rsidR="00EC10D3" w:rsidRPr="00EC10D3" w:rsidRDefault="00EC10D3" w:rsidP="00EC10D3">
      <w:pPr>
        <w:rPr>
          <w:rFonts w:ascii="Times New Roman" w:eastAsia="Times New Roman" w:hAnsi="Times New Roman" w:cs="Times New Roman"/>
          <w:color w:val="000000"/>
          <w:kern w:val="0"/>
          <w:sz w:val="22"/>
          <w:szCs w:val="22"/>
          <w:lang w:bidi="th-TH"/>
          <w14:ligatures w14:val="none"/>
        </w:rPr>
      </w:pPr>
      <w:r w:rsidRPr="00EC10D3">
        <w:rPr>
          <w:rFonts w:ascii="Times New Roman" w:eastAsia="宋体" w:hAnsi="Times New Roman" w:cs="Times New Roman"/>
          <w:color w:val="333333"/>
          <w:kern w:val="0"/>
          <w:sz w:val="22"/>
          <w:szCs w:val="22"/>
          <w:lang w:bidi="th-TH"/>
          <w14:ligatures w14:val="none"/>
        </w:rPr>
        <w:t>在基金或投资活动中，向交易对手方及交易参与方</w:t>
      </w:r>
    </w:p>
    <w:p w14:paraId="2E3BA33E" w14:textId="77777777" w:rsidR="00EC10D3" w:rsidRPr="00EC10D3" w:rsidRDefault="00EC10D3" w:rsidP="00EC10D3">
      <w:pPr>
        <w:ind w:hanging="270"/>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 in connection with corporate transactions such as mergers, acquisitions or restructurings</w:t>
      </w:r>
    </w:p>
    <w:p w14:paraId="40F24ABB" w14:textId="77777777" w:rsidR="00EC10D3" w:rsidRPr="00EC10D3" w:rsidRDefault="00EC10D3" w:rsidP="00EC10D3">
      <w:pPr>
        <w:rPr>
          <w:rFonts w:ascii="Times New Roman" w:eastAsia="Times New Roman" w:hAnsi="Times New Roman" w:cs="Times New Roman"/>
          <w:color w:val="000000"/>
          <w:kern w:val="0"/>
          <w:sz w:val="22"/>
          <w:szCs w:val="22"/>
          <w:lang w:bidi="th-TH"/>
          <w14:ligatures w14:val="none"/>
        </w:rPr>
      </w:pPr>
      <w:r w:rsidRPr="00EC10D3">
        <w:rPr>
          <w:rFonts w:ascii="Times New Roman" w:eastAsia="宋体" w:hAnsi="Times New Roman" w:cs="Times New Roman"/>
          <w:color w:val="333333"/>
          <w:kern w:val="0"/>
          <w:sz w:val="22"/>
          <w:szCs w:val="22"/>
          <w:lang w:bidi="th-TH"/>
          <w14:ligatures w14:val="none"/>
        </w:rPr>
        <w:t>在合并、收购或重组等企业交易中</w:t>
      </w:r>
    </w:p>
    <w:p w14:paraId="2A29AD2B" w14:textId="77777777" w:rsidR="00EC10D3" w:rsidRPr="00EC10D3" w:rsidRDefault="00EC10D3" w:rsidP="00EC10D3">
      <w:pPr>
        <w:ind w:hanging="270"/>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 to authorised representatives of relevant institutions in the course of investor-relations activity</w:t>
      </w:r>
    </w:p>
    <w:p w14:paraId="1BE51E2B" w14:textId="77777777" w:rsidR="00EC10D3" w:rsidRPr="00EC10D3" w:rsidRDefault="00EC10D3" w:rsidP="00EC10D3">
      <w:pPr>
        <w:rPr>
          <w:rFonts w:ascii="Times New Roman" w:eastAsia="Times New Roman" w:hAnsi="Times New Roman" w:cs="Times New Roman"/>
          <w:color w:val="000000"/>
          <w:kern w:val="0"/>
          <w:sz w:val="22"/>
          <w:szCs w:val="22"/>
          <w:lang w:bidi="th-TH"/>
          <w14:ligatures w14:val="none"/>
        </w:rPr>
      </w:pPr>
      <w:r w:rsidRPr="00EC10D3">
        <w:rPr>
          <w:rFonts w:ascii="Times New Roman" w:eastAsia="宋体" w:hAnsi="Times New Roman" w:cs="Times New Roman"/>
          <w:color w:val="333333"/>
          <w:kern w:val="0"/>
          <w:sz w:val="22"/>
          <w:szCs w:val="22"/>
          <w:lang w:bidi="th-TH"/>
          <w14:ligatures w14:val="none"/>
        </w:rPr>
        <w:t>在投资者关系活动中，向相关机构的授权代表</w:t>
      </w:r>
    </w:p>
    <w:p w14:paraId="3FC31F67" w14:textId="77777777" w:rsidR="00EC10D3" w:rsidRPr="00EC10D3" w:rsidRDefault="00EC10D3" w:rsidP="00EC10D3">
      <w:pPr>
        <w:spacing w:before="45" w:after="45" w:line="216" w:lineRule="atLeast"/>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 </w:t>
      </w:r>
    </w:p>
    <w:p w14:paraId="3B988CB5" w14:textId="77777777" w:rsidR="00EC10D3" w:rsidRPr="00EC10D3" w:rsidRDefault="00EC10D3" w:rsidP="00EC10D3">
      <w:pPr>
        <w:spacing w:before="45" w:after="15" w:line="216" w:lineRule="atLeast"/>
        <w:jc w:val="both"/>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ShoreVest does not sell personal information to consumer data brokers or to third parties for their own independent marketing purposes.</w:t>
      </w:r>
    </w:p>
    <w:p w14:paraId="665AD0DF" w14:textId="77777777" w:rsidR="00EC10D3" w:rsidRPr="00EC10D3" w:rsidRDefault="00EC10D3" w:rsidP="00EC10D3">
      <w:pPr>
        <w:spacing w:before="15" w:after="60" w:line="216" w:lineRule="atLeast"/>
        <w:jc w:val="both"/>
        <w:rPr>
          <w:rFonts w:ascii="Times New Roman" w:eastAsia="Times New Roman" w:hAnsi="Times New Roman" w:cs="Times New Roman"/>
          <w:color w:val="000000"/>
          <w:kern w:val="0"/>
          <w:sz w:val="22"/>
          <w:szCs w:val="22"/>
          <w:lang w:bidi="th-TH"/>
          <w14:ligatures w14:val="none"/>
        </w:rPr>
      </w:pPr>
      <w:r w:rsidRPr="00EC10D3">
        <w:rPr>
          <w:rFonts w:ascii="Times New Roman" w:eastAsia="宋体" w:hAnsi="Times New Roman" w:cs="Times New Roman"/>
          <w:color w:val="333333"/>
          <w:kern w:val="0"/>
          <w:sz w:val="22"/>
          <w:szCs w:val="22"/>
          <w:lang w:bidi="th-TH"/>
          <w14:ligatures w14:val="none"/>
        </w:rPr>
        <w:t>新岸资本不向消费者数据经纪商或第三方出售个人信息用于其独立营销目的。</w:t>
      </w:r>
    </w:p>
    <w:p w14:paraId="450BE20A" w14:textId="77777777" w:rsidR="00EC10D3" w:rsidRPr="00EC10D3" w:rsidRDefault="00EC10D3" w:rsidP="00EC10D3">
      <w:pPr>
        <w:spacing w:before="270" w:after="90" w:line="216" w:lineRule="atLeast"/>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b/>
          <w:bCs/>
          <w:color w:val="1A1A1A"/>
          <w:kern w:val="0"/>
          <w:sz w:val="22"/>
          <w:szCs w:val="22"/>
          <w:lang w:bidi="th-TH"/>
          <w14:ligatures w14:val="none"/>
        </w:rPr>
        <w:t>7. Cookies and tracking technologies</w:t>
      </w:r>
      <w:r w:rsidRPr="00EC10D3">
        <w:rPr>
          <w:rFonts w:ascii="Times New Roman" w:eastAsia="宋体" w:hAnsi="Times New Roman" w:cs="Times New Roman"/>
          <w:b/>
          <w:bCs/>
          <w:color w:val="1A1A1A"/>
          <w:kern w:val="0"/>
          <w:sz w:val="22"/>
          <w:szCs w:val="22"/>
          <w:lang w:bidi="th-TH"/>
          <w14:ligatures w14:val="none"/>
        </w:rPr>
        <w:t>  7. Cookie</w:t>
      </w:r>
      <w:r w:rsidRPr="00EC10D3">
        <w:rPr>
          <w:rFonts w:ascii="Times New Roman" w:eastAsia="宋体" w:hAnsi="Times New Roman" w:cs="Times New Roman"/>
          <w:b/>
          <w:bCs/>
          <w:color w:val="1A1A1A"/>
          <w:kern w:val="0"/>
          <w:sz w:val="22"/>
          <w:szCs w:val="22"/>
          <w:lang w:bidi="th-TH"/>
          <w14:ligatures w14:val="none"/>
        </w:rPr>
        <w:t>及追踪技术</w:t>
      </w:r>
    </w:p>
    <w:p w14:paraId="73EB6A1A" w14:textId="77777777" w:rsidR="00EC10D3" w:rsidRPr="00EC10D3" w:rsidRDefault="00EC10D3" w:rsidP="00EC10D3">
      <w:pPr>
        <w:spacing w:before="45" w:after="15" w:line="216" w:lineRule="atLeast"/>
        <w:jc w:val="both"/>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ShoreVest uses cookies and similar technologies for core functionality and session management, security and access control, analytics and performance monitoring, and user preference management. Full details are provided in the Cookie Notice, which forms part of this privacy framework and should be read alongside this Privacy Policy.</w:t>
      </w:r>
    </w:p>
    <w:p w14:paraId="29526ACC" w14:textId="77777777" w:rsidR="00EC10D3" w:rsidRPr="00EC10D3" w:rsidRDefault="00EC10D3" w:rsidP="00EC10D3">
      <w:pPr>
        <w:spacing w:before="15" w:after="60" w:line="216" w:lineRule="atLeast"/>
        <w:jc w:val="both"/>
        <w:rPr>
          <w:rFonts w:ascii="Times New Roman" w:eastAsia="Times New Roman" w:hAnsi="Times New Roman" w:cs="Times New Roman"/>
          <w:color w:val="000000"/>
          <w:kern w:val="0"/>
          <w:sz w:val="22"/>
          <w:szCs w:val="22"/>
          <w:lang w:bidi="th-TH"/>
          <w14:ligatures w14:val="none"/>
        </w:rPr>
      </w:pPr>
      <w:r w:rsidRPr="00EC10D3">
        <w:rPr>
          <w:rFonts w:ascii="Times New Roman" w:eastAsia="宋体" w:hAnsi="Times New Roman" w:cs="Times New Roman"/>
          <w:color w:val="333333"/>
          <w:kern w:val="0"/>
          <w:sz w:val="22"/>
          <w:szCs w:val="22"/>
          <w:lang w:bidi="th-TH"/>
          <w14:ligatures w14:val="none"/>
        </w:rPr>
        <w:t>新岸资本使用</w:t>
      </w:r>
      <w:r w:rsidRPr="00EC10D3">
        <w:rPr>
          <w:rFonts w:ascii="Times New Roman" w:eastAsia="宋体" w:hAnsi="Times New Roman" w:cs="Times New Roman"/>
          <w:color w:val="333333"/>
          <w:kern w:val="0"/>
          <w:sz w:val="22"/>
          <w:szCs w:val="22"/>
          <w:lang w:bidi="th-TH"/>
          <w14:ligatures w14:val="none"/>
        </w:rPr>
        <w:t>Cookie</w:t>
      </w:r>
      <w:r w:rsidRPr="00EC10D3">
        <w:rPr>
          <w:rFonts w:ascii="Times New Roman" w:eastAsia="宋体" w:hAnsi="Times New Roman" w:cs="Times New Roman"/>
          <w:color w:val="333333"/>
          <w:kern w:val="0"/>
          <w:sz w:val="22"/>
          <w:szCs w:val="22"/>
          <w:lang w:bidi="th-TH"/>
          <w14:ligatures w14:val="none"/>
        </w:rPr>
        <w:t>及类似技术用于核心功能及会话管理、安全与访问控制、分析及性能监测，以及用户偏好管理。详情请参阅</w:t>
      </w:r>
      <w:r w:rsidRPr="00EC10D3">
        <w:rPr>
          <w:rFonts w:ascii="Times New Roman" w:eastAsia="宋体" w:hAnsi="Times New Roman" w:cs="Times New Roman"/>
          <w:color w:val="333333"/>
          <w:kern w:val="0"/>
          <w:sz w:val="22"/>
          <w:szCs w:val="22"/>
          <w:lang w:bidi="th-TH"/>
          <w14:ligatures w14:val="none"/>
        </w:rPr>
        <w:t>Cookie</w:t>
      </w:r>
      <w:r w:rsidRPr="00EC10D3">
        <w:rPr>
          <w:rFonts w:ascii="Times New Roman" w:eastAsia="宋体" w:hAnsi="Times New Roman" w:cs="Times New Roman"/>
          <w:color w:val="333333"/>
          <w:kern w:val="0"/>
          <w:sz w:val="22"/>
          <w:szCs w:val="22"/>
          <w:lang w:bidi="th-TH"/>
          <w14:ligatures w14:val="none"/>
        </w:rPr>
        <w:t>通知，该通知构成本隐私框架的组成部分，应与本隐私政策一并阅读。</w:t>
      </w:r>
    </w:p>
    <w:p w14:paraId="59D7D79E" w14:textId="77777777" w:rsidR="00EC10D3" w:rsidRPr="00EC10D3" w:rsidRDefault="00EC10D3" w:rsidP="00EC10D3">
      <w:pPr>
        <w:spacing w:before="270" w:after="90" w:line="216" w:lineRule="atLeast"/>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b/>
          <w:bCs/>
          <w:color w:val="1A1A1A"/>
          <w:kern w:val="0"/>
          <w:sz w:val="22"/>
          <w:szCs w:val="22"/>
          <w:lang w:bidi="th-TH"/>
          <w14:ligatures w14:val="none"/>
        </w:rPr>
        <w:t>8. Data retention</w:t>
      </w:r>
      <w:r w:rsidRPr="00EC10D3">
        <w:rPr>
          <w:rFonts w:ascii="Times New Roman" w:eastAsia="宋体" w:hAnsi="Times New Roman" w:cs="Times New Roman"/>
          <w:b/>
          <w:bCs/>
          <w:color w:val="1A1A1A"/>
          <w:kern w:val="0"/>
          <w:sz w:val="22"/>
          <w:szCs w:val="22"/>
          <w:lang w:bidi="th-TH"/>
          <w14:ligatures w14:val="none"/>
        </w:rPr>
        <w:t xml:space="preserve">  8. </w:t>
      </w:r>
      <w:r w:rsidRPr="00EC10D3">
        <w:rPr>
          <w:rFonts w:ascii="Times New Roman" w:eastAsia="宋体" w:hAnsi="Times New Roman" w:cs="Times New Roman"/>
          <w:b/>
          <w:bCs/>
          <w:color w:val="1A1A1A"/>
          <w:kern w:val="0"/>
          <w:sz w:val="22"/>
          <w:szCs w:val="22"/>
          <w:lang w:bidi="th-TH"/>
          <w14:ligatures w14:val="none"/>
        </w:rPr>
        <w:t>数据保留</w:t>
      </w:r>
    </w:p>
    <w:p w14:paraId="4877BB7D" w14:textId="77777777" w:rsidR="00EC10D3" w:rsidRPr="00EC10D3" w:rsidRDefault="00EC10D3" w:rsidP="00EC10D3">
      <w:pPr>
        <w:spacing w:before="45" w:after="15" w:line="216" w:lineRule="atLeast"/>
        <w:jc w:val="both"/>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ShoreVest retains personal information for as long as is reasonably necessary for the purposes for which it was collected, including: ongoing business operations and relationship management; legal and regulatory compliance, including applicable statutory retention periods; audit and governance requirements; defence of legal claims and disputes, including during applicable limitation periods; and security monitoring and incident investigation.</w:t>
      </w:r>
    </w:p>
    <w:p w14:paraId="34608440" w14:textId="77777777" w:rsidR="00EC10D3" w:rsidRPr="00EC10D3" w:rsidRDefault="00EC10D3" w:rsidP="00EC10D3">
      <w:pPr>
        <w:spacing w:before="15" w:after="60" w:line="216" w:lineRule="atLeast"/>
        <w:jc w:val="both"/>
        <w:rPr>
          <w:rFonts w:ascii="Times New Roman" w:eastAsia="Times New Roman" w:hAnsi="Times New Roman" w:cs="Times New Roman"/>
          <w:color w:val="000000"/>
          <w:kern w:val="0"/>
          <w:sz w:val="22"/>
          <w:szCs w:val="22"/>
          <w:lang w:bidi="th-TH"/>
          <w14:ligatures w14:val="none"/>
        </w:rPr>
      </w:pPr>
      <w:r w:rsidRPr="00EC10D3">
        <w:rPr>
          <w:rFonts w:ascii="Times New Roman" w:eastAsia="宋体" w:hAnsi="Times New Roman" w:cs="Times New Roman"/>
          <w:color w:val="333333"/>
          <w:kern w:val="0"/>
          <w:sz w:val="22"/>
          <w:szCs w:val="22"/>
          <w:lang w:bidi="th-TH"/>
          <w14:ligatures w14:val="none"/>
        </w:rPr>
        <w:t>新岸资本在收集目的所合理必要的期限内保留个人信息，包括：持续的业务运营及关系管理；法律及监管合规，包括适用的法定保留期限；审计及治理要求；法律主张及争议的抗辩，包括在适用诉讼时效期间内；以及安全监测及事件调查。</w:t>
      </w:r>
    </w:p>
    <w:p w14:paraId="75BE5CEB" w14:textId="77777777" w:rsidR="00EC10D3" w:rsidRPr="00EC10D3" w:rsidRDefault="00EC10D3" w:rsidP="00EC10D3">
      <w:pPr>
        <w:spacing w:before="45" w:after="45" w:line="216" w:lineRule="atLeast"/>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 </w:t>
      </w:r>
    </w:p>
    <w:p w14:paraId="22FFA320" w14:textId="77777777" w:rsidR="00EC10D3" w:rsidRPr="00EC10D3" w:rsidRDefault="00EC10D3" w:rsidP="00EC10D3">
      <w:pPr>
        <w:spacing w:before="45" w:after="15" w:line="216" w:lineRule="atLeast"/>
        <w:jc w:val="both"/>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ShoreVest will respond to erasure or deletion requests within the timeframes required by applicable law, which may be up to one calendar month and may be extended in accordance with such law. ShoreVest may retain archived or backed-up copies of personal information where deletion is not technically feasible or would compromise applicable legal obligations.</w:t>
      </w:r>
    </w:p>
    <w:p w14:paraId="4421D0ED" w14:textId="77777777" w:rsidR="00EC10D3" w:rsidRPr="00EC10D3" w:rsidRDefault="00EC10D3" w:rsidP="00EC10D3">
      <w:pPr>
        <w:spacing w:before="15" w:after="60" w:line="216" w:lineRule="atLeast"/>
        <w:jc w:val="both"/>
        <w:rPr>
          <w:rFonts w:ascii="Times New Roman" w:eastAsia="Times New Roman" w:hAnsi="Times New Roman" w:cs="Times New Roman"/>
          <w:color w:val="000000"/>
          <w:kern w:val="0"/>
          <w:sz w:val="22"/>
          <w:szCs w:val="22"/>
          <w:lang w:bidi="th-TH"/>
          <w14:ligatures w14:val="none"/>
        </w:rPr>
      </w:pPr>
      <w:r w:rsidRPr="00EC10D3">
        <w:rPr>
          <w:rFonts w:ascii="Times New Roman" w:eastAsia="宋体" w:hAnsi="Times New Roman" w:cs="Times New Roman"/>
          <w:color w:val="333333"/>
          <w:kern w:val="0"/>
          <w:sz w:val="22"/>
          <w:szCs w:val="22"/>
          <w:lang w:bidi="th-TH"/>
          <w14:ligatures w14:val="none"/>
        </w:rPr>
        <w:t>新岸资本将在适用法律规定的期限内（最长一个日历月，并可依法延长）回应删除请求。若技术上无法删除或删除将违反适用法律义务，新岸资本可保留个人信息的存档或备份副本。</w:t>
      </w:r>
    </w:p>
    <w:p w14:paraId="6058E6D1" w14:textId="77777777" w:rsidR="00EC10D3" w:rsidRPr="00EC10D3" w:rsidRDefault="00EC10D3" w:rsidP="00EC10D3">
      <w:pPr>
        <w:spacing w:before="270" w:after="90" w:line="216" w:lineRule="atLeast"/>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b/>
          <w:bCs/>
          <w:color w:val="1A1A1A"/>
          <w:kern w:val="0"/>
          <w:sz w:val="22"/>
          <w:szCs w:val="22"/>
          <w:lang w:bidi="th-TH"/>
          <w14:ligatures w14:val="none"/>
        </w:rPr>
        <w:t>9. Data security</w:t>
      </w:r>
      <w:r w:rsidRPr="00EC10D3">
        <w:rPr>
          <w:rFonts w:ascii="Times New Roman" w:eastAsia="宋体" w:hAnsi="Times New Roman" w:cs="Times New Roman"/>
          <w:b/>
          <w:bCs/>
          <w:color w:val="1A1A1A"/>
          <w:kern w:val="0"/>
          <w:sz w:val="22"/>
          <w:szCs w:val="22"/>
          <w:lang w:bidi="th-TH"/>
          <w14:ligatures w14:val="none"/>
        </w:rPr>
        <w:t xml:space="preserve">  9. </w:t>
      </w:r>
      <w:r w:rsidRPr="00EC10D3">
        <w:rPr>
          <w:rFonts w:ascii="Times New Roman" w:eastAsia="宋体" w:hAnsi="Times New Roman" w:cs="Times New Roman"/>
          <w:b/>
          <w:bCs/>
          <w:color w:val="1A1A1A"/>
          <w:kern w:val="0"/>
          <w:sz w:val="22"/>
          <w:szCs w:val="22"/>
          <w:lang w:bidi="th-TH"/>
          <w14:ligatures w14:val="none"/>
        </w:rPr>
        <w:t>数据安全</w:t>
      </w:r>
    </w:p>
    <w:p w14:paraId="4D9BCE25" w14:textId="77777777" w:rsidR="00EC10D3" w:rsidRPr="00EC10D3" w:rsidRDefault="00EC10D3" w:rsidP="00EC10D3">
      <w:pPr>
        <w:spacing w:before="45" w:after="15" w:line="216" w:lineRule="atLeast"/>
        <w:jc w:val="both"/>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ShoreVest maintains technical and organisational measures designed to protect personal information against unauthorised access, loss, destruction or alteration, commensurate with the nature of the data and the risks involved. No system is completely secure. ShoreVest does not guarantee absolute protection against all unauthorised access, disclosure or loss. Users are responsible for maintaining the security of their own devices, credentials and communications.</w:t>
      </w:r>
    </w:p>
    <w:p w14:paraId="6D4042B2" w14:textId="77777777" w:rsidR="00EC10D3" w:rsidRPr="00EC10D3" w:rsidRDefault="00EC10D3" w:rsidP="00EC10D3">
      <w:pPr>
        <w:spacing w:before="15" w:after="60" w:line="216" w:lineRule="atLeast"/>
        <w:jc w:val="both"/>
        <w:rPr>
          <w:rFonts w:ascii="Times New Roman" w:eastAsia="Times New Roman" w:hAnsi="Times New Roman" w:cs="Times New Roman"/>
          <w:color w:val="000000"/>
          <w:kern w:val="0"/>
          <w:sz w:val="22"/>
          <w:szCs w:val="22"/>
          <w:lang w:bidi="th-TH"/>
          <w14:ligatures w14:val="none"/>
        </w:rPr>
      </w:pPr>
      <w:r w:rsidRPr="00EC10D3">
        <w:rPr>
          <w:rFonts w:ascii="Times New Roman" w:eastAsia="宋体" w:hAnsi="Times New Roman" w:cs="Times New Roman"/>
          <w:color w:val="333333"/>
          <w:kern w:val="0"/>
          <w:sz w:val="22"/>
          <w:szCs w:val="22"/>
          <w:lang w:bidi="th-TH"/>
          <w14:ligatures w14:val="none"/>
        </w:rPr>
        <w:lastRenderedPageBreak/>
        <w:t>新岸资本采取与数据性质及相关风险相称的技术和组织措施，以保护个人信息免受未授权访问、丢失、销毁或篡改。任何系统均无法做到绝对安全，新岸资本不对所有未授权访问、披露或丢失提供绝对保障。用户有责任维护自身设备、凭证及通信的安全。</w:t>
      </w:r>
    </w:p>
    <w:p w14:paraId="554B9E06" w14:textId="77777777" w:rsidR="00EC10D3" w:rsidRPr="00EC10D3" w:rsidRDefault="00EC10D3" w:rsidP="00EC10D3">
      <w:pPr>
        <w:spacing w:before="270" w:after="90" w:line="216" w:lineRule="atLeast"/>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b/>
          <w:bCs/>
          <w:color w:val="1A1A1A"/>
          <w:kern w:val="0"/>
          <w:sz w:val="22"/>
          <w:szCs w:val="22"/>
          <w:lang w:bidi="th-TH"/>
          <w14:ligatures w14:val="none"/>
        </w:rPr>
        <w:t>10. International data transfers</w:t>
      </w:r>
      <w:r w:rsidRPr="00EC10D3">
        <w:rPr>
          <w:rFonts w:ascii="Times New Roman" w:eastAsia="宋体" w:hAnsi="Times New Roman" w:cs="Times New Roman"/>
          <w:b/>
          <w:bCs/>
          <w:color w:val="1A1A1A"/>
          <w:kern w:val="0"/>
          <w:sz w:val="22"/>
          <w:szCs w:val="22"/>
          <w:lang w:bidi="th-TH"/>
          <w14:ligatures w14:val="none"/>
        </w:rPr>
        <w:t xml:space="preserve">  10. </w:t>
      </w:r>
      <w:r w:rsidRPr="00EC10D3">
        <w:rPr>
          <w:rFonts w:ascii="Times New Roman" w:eastAsia="宋体" w:hAnsi="Times New Roman" w:cs="Times New Roman"/>
          <w:b/>
          <w:bCs/>
          <w:color w:val="1A1A1A"/>
          <w:kern w:val="0"/>
          <w:sz w:val="22"/>
          <w:szCs w:val="22"/>
          <w:lang w:bidi="th-TH"/>
          <w14:ligatures w14:val="none"/>
        </w:rPr>
        <w:t>个人信息的跨境传输</w:t>
      </w:r>
    </w:p>
    <w:p w14:paraId="50FA33A8" w14:textId="77777777" w:rsidR="00EC10D3" w:rsidRPr="00EC10D3" w:rsidRDefault="00EC10D3" w:rsidP="00EC10D3">
      <w:pPr>
        <w:spacing w:before="45" w:after="15" w:line="216" w:lineRule="atLeast"/>
        <w:jc w:val="both"/>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Personal information may be transferred to and processed in jurisdictions outside of your home jurisdiction where ShoreVest or its service providers operate, including jurisdictions that may not provide equivalent data protection standards. Where required by applicable law, ShoreVest implements appropriate safeguards for international transfers, which may include standard contractual clauses, adequacy decisions or equivalent mechanisms recognised under applicable law.</w:t>
      </w:r>
    </w:p>
    <w:p w14:paraId="299C87F4" w14:textId="77777777" w:rsidR="00EC10D3" w:rsidRPr="00EC10D3" w:rsidRDefault="00EC10D3" w:rsidP="00EC10D3">
      <w:pPr>
        <w:spacing w:before="15" w:after="60" w:line="216" w:lineRule="atLeast"/>
        <w:jc w:val="both"/>
        <w:rPr>
          <w:rFonts w:ascii="Times New Roman" w:eastAsia="Times New Roman" w:hAnsi="Times New Roman" w:cs="Times New Roman"/>
          <w:color w:val="000000"/>
          <w:kern w:val="0"/>
          <w:sz w:val="22"/>
          <w:szCs w:val="22"/>
          <w:lang w:bidi="th-TH"/>
          <w14:ligatures w14:val="none"/>
        </w:rPr>
      </w:pPr>
      <w:r w:rsidRPr="00EC10D3">
        <w:rPr>
          <w:rFonts w:ascii="Times New Roman" w:eastAsia="宋体" w:hAnsi="Times New Roman" w:cs="Times New Roman"/>
          <w:color w:val="333333"/>
          <w:kern w:val="0"/>
          <w:sz w:val="22"/>
          <w:szCs w:val="22"/>
          <w:lang w:bidi="th-TH"/>
          <w14:ligatures w14:val="none"/>
        </w:rPr>
        <w:t>个人信息可能被传输至新岸资本或其服务提供商运营所在的其他司法管辖区进行处理，包括数据保护标准可能与您所在地区不同的司法管辖区。在适用法律要求的情况下，新岸资本将为跨境传输实施适当保障措施，包括标准合同条款、充分性认定或适用法律认可的同等机制。</w:t>
      </w:r>
    </w:p>
    <w:p w14:paraId="75185FE6" w14:textId="77777777" w:rsidR="00EC10D3" w:rsidRPr="00EC10D3" w:rsidRDefault="00EC10D3" w:rsidP="00EC10D3">
      <w:pPr>
        <w:spacing w:before="270" w:after="90" w:line="216" w:lineRule="atLeast"/>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b/>
          <w:bCs/>
          <w:color w:val="1A1A1A"/>
          <w:kern w:val="0"/>
          <w:sz w:val="22"/>
          <w:szCs w:val="22"/>
          <w:lang w:bidi="th-TH"/>
          <w14:ligatures w14:val="none"/>
        </w:rPr>
        <w:t>11. Individual rights</w:t>
      </w:r>
      <w:r w:rsidRPr="00EC10D3">
        <w:rPr>
          <w:rFonts w:ascii="Times New Roman" w:eastAsia="宋体" w:hAnsi="Times New Roman" w:cs="Times New Roman"/>
          <w:b/>
          <w:bCs/>
          <w:color w:val="1A1A1A"/>
          <w:kern w:val="0"/>
          <w:sz w:val="22"/>
          <w:szCs w:val="22"/>
          <w:lang w:bidi="th-TH"/>
          <w14:ligatures w14:val="none"/>
        </w:rPr>
        <w:t xml:space="preserve">  11. </w:t>
      </w:r>
      <w:r w:rsidRPr="00EC10D3">
        <w:rPr>
          <w:rFonts w:ascii="Times New Roman" w:eastAsia="宋体" w:hAnsi="Times New Roman" w:cs="Times New Roman"/>
          <w:b/>
          <w:bCs/>
          <w:color w:val="1A1A1A"/>
          <w:kern w:val="0"/>
          <w:sz w:val="22"/>
          <w:szCs w:val="22"/>
          <w:lang w:bidi="th-TH"/>
          <w14:ligatures w14:val="none"/>
        </w:rPr>
        <w:t>个人权利</w:t>
      </w:r>
    </w:p>
    <w:p w14:paraId="4323E69A" w14:textId="77777777" w:rsidR="00EC10D3" w:rsidRPr="00EC10D3" w:rsidRDefault="00EC10D3" w:rsidP="00EC10D3">
      <w:pPr>
        <w:spacing w:before="45" w:after="15" w:line="216" w:lineRule="atLeast"/>
        <w:jc w:val="both"/>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Where applicable under relevant data protection law, individuals may have the following rights in relation to their personal information:</w:t>
      </w:r>
    </w:p>
    <w:p w14:paraId="53527916" w14:textId="77777777" w:rsidR="00EC10D3" w:rsidRPr="00EC10D3" w:rsidRDefault="00EC10D3" w:rsidP="00EC10D3">
      <w:pPr>
        <w:spacing w:before="15" w:after="60" w:line="216" w:lineRule="atLeast"/>
        <w:jc w:val="both"/>
        <w:rPr>
          <w:rFonts w:ascii="Times New Roman" w:eastAsia="Times New Roman" w:hAnsi="Times New Roman" w:cs="Times New Roman"/>
          <w:color w:val="000000"/>
          <w:kern w:val="0"/>
          <w:sz w:val="22"/>
          <w:szCs w:val="22"/>
          <w:lang w:bidi="th-TH"/>
          <w14:ligatures w14:val="none"/>
        </w:rPr>
      </w:pPr>
      <w:r w:rsidRPr="00EC10D3">
        <w:rPr>
          <w:rFonts w:ascii="Times New Roman" w:eastAsia="宋体" w:hAnsi="Times New Roman" w:cs="Times New Roman"/>
          <w:color w:val="333333"/>
          <w:kern w:val="0"/>
          <w:sz w:val="22"/>
          <w:szCs w:val="22"/>
          <w:lang w:bidi="th-TH"/>
          <w14:ligatures w14:val="none"/>
        </w:rPr>
        <w:t>在相关数据保护法律适用的范围内，个人就其个人信息可能享有以下权利：</w:t>
      </w:r>
    </w:p>
    <w:p w14:paraId="1DFC2459" w14:textId="77777777" w:rsidR="00EC10D3" w:rsidRPr="00EC10D3" w:rsidRDefault="00EC10D3" w:rsidP="00EC10D3">
      <w:pPr>
        <w:ind w:hanging="270"/>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 right of access to personal information held about them</w:t>
      </w:r>
    </w:p>
    <w:p w14:paraId="6D0B3EA0" w14:textId="77777777" w:rsidR="00EC10D3" w:rsidRPr="00EC10D3" w:rsidRDefault="00EC10D3" w:rsidP="00EC10D3">
      <w:pPr>
        <w:rPr>
          <w:rFonts w:ascii="Times New Roman" w:eastAsia="Times New Roman" w:hAnsi="Times New Roman" w:cs="Times New Roman"/>
          <w:color w:val="000000"/>
          <w:kern w:val="0"/>
          <w:sz w:val="22"/>
          <w:szCs w:val="22"/>
          <w:lang w:bidi="th-TH"/>
          <w14:ligatures w14:val="none"/>
        </w:rPr>
      </w:pPr>
      <w:r w:rsidRPr="00EC10D3">
        <w:rPr>
          <w:rFonts w:ascii="Times New Roman" w:eastAsia="宋体" w:hAnsi="Times New Roman" w:cs="Times New Roman"/>
          <w:color w:val="333333"/>
          <w:kern w:val="0"/>
          <w:sz w:val="22"/>
          <w:szCs w:val="22"/>
          <w:lang w:bidi="th-TH"/>
          <w14:ligatures w14:val="none"/>
        </w:rPr>
        <w:t>查阅所持有的相关个人信息的权利</w:t>
      </w:r>
    </w:p>
    <w:p w14:paraId="636E6739" w14:textId="77777777" w:rsidR="00EC10D3" w:rsidRPr="00EC10D3" w:rsidRDefault="00EC10D3" w:rsidP="00EC10D3">
      <w:pPr>
        <w:ind w:hanging="270"/>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 right to correction or rectification of inaccurate information</w:t>
      </w:r>
    </w:p>
    <w:p w14:paraId="1D7AF384" w14:textId="77777777" w:rsidR="00EC10D3" w:rsidRPr="00EC10D3" w:rsidRDefault="00EC10D3" w:rsidP="00EC10D3">
      <w:pPr>
        <w:rPr>
          <w:rFonts w:ascii="Times New Roman" w:eastAsia="Times New Roman" w:hAnsi="Times New Roman" w:cs="Times New Roman"/>
          <w:color w:val="000000"/>
          <w:kern w:val="0"/>
          <w:sz w:val="22"/>
          <w:szCs w:val="22"/>
          <w:lang w:bidi="th-TH"/>
          <w14:ligatures w14:val="none"/>
        </w:rPr>
      </w:pPr>
      <w:r w:rsidRPr="00EC10D3">
        <w:rPr>
          <w:rFonts w:ascii="Times New Roman" w:eastAsia="宋体" w:hAnsi="Times New Roman" w:cs="Times New Roman"/>
          <w:color w:val="333333"/>
          <w:kern w:val="0"/>
          <w:sz w:val="22"/>
          <w:szCs w:val="22"/>
          <w:lang w:bidi="th-TH"/>
          <w14:ligatures w14:val="none"/>
        </w:rPr>
        <w:t>更正不准确信息的权利</w:t>
      </w:r>
    </w:p>
    <w:p w14:paraId="10DCC175" w14:textId="77777777" w:rsidR="00EC10D3" w:rsidRPr="00EC10D3" w:rsidRDefault="00EC10D3" w:rsidP="00EC10D3">
      <w:pPr>
        <w:ind w:hanging="270"/>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 right to erasure or deletion in certain circumstances</w:t>
      </w:r>
    </w:p>
    <w:p w14:paraId="7FF6694F" w14:textId="77777777" w:rsidR="00EC10D3" w:rsidRPr="00EC10D3" w:rsidRDefault="00EC10D3" w:rsidP="00EC10D3">
      <w:pPr>
        <w:rPr>
          <w:rFonts w:ascii="Times New Roman" w:eastAsia="Times New Roman" w:hAnsi="Times New Roman" w:cs="Times New Roman"/>
          <w:color w:val="000000"/>
          <w:kern w:val="0"/>
          <w:sz w:val="22"/>
          <w:szCs w:val="22"/>
          <w:lang w:bidi="th-TH"/>
          <w14:ligatures w14:val="none"/>
        </w:rPr>
      </w:pPr>
      <w:r w:rsidRPr="00EC10D3">
        <w:rPr>
          <w:rFonts w:ascii="Times New Roman" w:eastAsia="宋体" w:hAnsi="Times New Roman" w:cs="Times New Roman"/>
          <w:color w:val="333333"/>
          <w:kern w:val="0"/>
          <w:sz w:val="22"/>
          <w:szCs w:val="22"/>
          <w:lang w:bidi="th-TH"/>
          <w14:ligatures w14:val="none"/>
        </w:rPr>
        <w:t>在特定情况下要求删除的权利</w:t>
      </w:r>
    </w:p>
    <w:p w14:paraId="2B330AAA" w14:textId="77777777" w:rsidR="00EC10D3" w:rsidRPr="00EC10D3" w:rsidRDefault="00EC10D3" w:rsidP="00EC10D3">
      <w:pPr>
        <w:ind w:hanging="270"/>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 right to restriction of processing in certain circumstances</w:t>
      </w:r>
    </w:p>
    <w:p w14:paraId="602CE51C" w14:textId="77777777" w:rsidR="00EC10D3" w:rsidRPr="00EC10D3" w:rsidRDefault="00EC10D3" w:rsidP="00EC10D3">
      <w:pPr>
        <w:rPr>
          <w:rFonts w:ascii="Times New Roman" w:eastAsia="Times New Roman" w:hAnsi="Times New Roman" w:cs="Times New Roman"/>
          <w:color w:val="000000"/>
          <w:kern w:val="0"/>
          <w:sz w:val="22"/>
          <w:szCs w:val="22"/>
          <w:lang w:bidi="th-TH"/>
          <w14:ligatures w14:val="none"/>
        </w:rPr>
      </w:pPr>
      <w:r w:rsidRPr="00EC10D3">
        <w:rPr>
          <w:rFonts w:ascii="Times New Roman" w:eastAsia="宋体" w:hAnsi="Times New Roman" w:cs="Times New Roman"/>
          <w:color w:val="333333"/>
          <w:kern w:val="0"/>
          <w:sz w:val="22"/>
          <w:szCs w:val="22"/>
          <w:lang w:bidi="th-TH"/>
          <w14:ligatures w14:val="none"/>
        </w:rPr>
        <w:t>在特定情况下限制处理的权利</w:t>
      </w:r>
    </w:p>
    <w:p w14:paraId="355E5CB5" w14:textId="77777777" w:rsidR="00EC10D3" w:rsidRPr="00EC10D3" w:rsidRDefault="00EC10D3" w:rsidP="00EC10D3">
      <w:pPr>
        <w:ind w:hanging="270"/>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 right to object to processing based on legitimate interests</w:t>
      </w:r>
    </w:p>
    <w:p w14:paraId="00175710" w14:textId="77777777" w:rsidR="00EC10D3" w:rsidRPr="00EC10D3" w:rsidRDefault="00EC10D3" w:rsidP="00EC10D3">
      <w:pPr>
        <w:rPr>
          <w:rFonts w:ascii="Times New Roman" w:eastAsia="Times New Roman" w:hAnsi="Times New Roman" w:cs="Times New Roman"/>
          <w:color w:val="000000"/>
          <w:kern w:val="0"/>
          <w:sz w:val="22"/>
          <w:szCs w:val="22"/>
          <w:lang w:bidi="th-TH"/>
          <w14:ligatures w14:val="none"/>
        </w:rPr>
      </w:pPr>
      <w:r w:rsidRPr="00EC10D3">
        <w:rPr>
          <w:rFonts w:ascii="Times New Roman" w:eastAsia="宋体" w:hAnsi="Times New Roman" w:cs="Times New Roman"/>
          <w:color w:val="333333"/>
          <w:kern w:val="0"/>
          <w:sz w:val="22"/>
          <w:szCs w:val="22"/>
          <w:lang w:bidi="th-TH"/>
          <w14:ligatures w14:val="none"/>
        </w:rPr>
        <w:t>就基于合法利益的处理提出异议的权利</w:t>
      </w:r>
    </w:p>
    <w:p w14:paraId="1A73A2FC" w14:textId="77777777" w:rsidR="00EC10D3" w:rsidRPr="00EC10D3" w:rsidRDefault="00EC10D3" w:rsidP="00EC10D3">
      <w:pPr>
        <w:ind w:hanging="270"/>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 right to data portability in certain circumstances</w:t>
      </w:r>
    </w:p>
    <w:p w14:paraId="61404A6E" w14:textId="77777777" w:rsidR="00EC10D3" w:rsidRPr="00EC10D3" w:rsidRDefault="00EC10D3" w:rsidP="00EC10D3">
      <w:pPr>
        <w:rPr>
          <w:rFonts w:ascii="Times New Roman" w:eastAsia="Times New Roman" w:hAnsi="Times New Roman" w:cs="Times New Roman"/>
          <w:color w:val="000000"/>
          <w:kern w:val="0"/>
          <w:sz w:val="22"/>
          <w:szCs w:val="22"/>
          <w:lang w:bidi="th-TH"/>
          <w14:ligatures w14:val="none"/>
        </w:rPr>
      </w:pPr>
      <w:r w:rsidRPr="00EC10D3">
        <w:rPr>
          <w:rFonts w:ascii="Times New Roman" w:eastAsia="宋体" w:hAnsi="Times New Roman" w:cs="Times New Roman"/>
          <w:color w:val="333333"/>
          <w:kern w:val="0"/>
          <w:sz w:val="22"/>
          <w:szCs w:val="22"/>
          <w:lang w:bidi="th-TH"/>
          <w14:ligatures w14:val="none"/>
        </w:rPr>
        <w:t>在特定情况下数据可携带的权利</w:t>
      </w:r>
    </w:p>
    <w:p w14:paraId="7A743DE2" w14:textId="77777777" w:rsidR="00EC10D3" w:rsidRPr="00EC10D3" w:rsidRDefault="00EC10D3" w:rsidP="00EC10D3">
      <w:pPr>
        <w:ind w:hanging="270"/>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 right to withdraw consent where processing is consent-based</w:t>
      </w:r>
    </w:p>
    <w:p w14:paraId="5877129E" w14:textId="77777777" w:rsidR="00EC10D3" w:rsidRPr="00EC10D3" w:rsidRDefault="00EC10D3" w:rsidP="00EC10D3">
      <w:pPr>
        <w:rPr>
          <w:rFonts w:ascii="Times New Roman" w:eastAsia="Times New Roman" w:hAnsi="Times New Roman" w:cs="Times New Roman"/>
          <w:color w:val="000000"/>
          <w:kern w:val="0"/>
          <w:sz w:val="22"/>
          <w:szCs w:val="22"/>
          <w:lang w:bidi="th-TH"/>
          <w14:ligatures w14:val="none"/>
        </w:rPr>
      </w:pPr>
      <w:r w:rsidRPr="00EC10D3">
        <w:rPr>
          <w:rFonts w:ascii="Times New Roman" w:eastAsia="宋体" w:hAnsi="Times New Roman" w:cs="Times New Roman"/>
          <w:color w:val="333333"/>
          <w:kern w:val="0"/>
          <w:sz w:val="22"/>
          <w:szCs w:val="22"/>
          <w:lang w:bidi="th-TH"/>
          <w14:ligatures w14:val="none"/>
        </w:rPr>
        <w:t>在处理基于同意时撤回同意的权利</w:t>
      </w:r>
    </w:p>
    <w:p w14:paraId="6B1219A1" w14:textId="77777777" w:rsidR="00EC10D3" w:rsidRPr="00EC10D3" w:rsidRDefault="00EC10D3" w:rsidP="00EC10D3">
      <w:pPr>
        <w:ind w:hanging="270"/>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 right to lodge a complaint with a competent supervisory authority</w:t>
      </w:r>
    </w:p>
    <w:p w14:paraId="306E1459" w14:textId="77777777" w:rsidR="00EC10D3" w:rsidRPr="00EC10D3" w:rsidRDefault="00EC10D3" w:rsidP="00EC10D3">
      <w:pPr>
        <w:rPr>
          <w:rFonts w:ascii="Times New Roman" w:eastAsia="Times New Roman" w:hAnsi="Times New Roman" w:cs="Times New Roman"/>
          <w:color w:val="000000"/>
          <w:kern w:val="0"/>
          <w:sz w:val="22"/>
          <w:szCs w:val="22"/>
          <w:lang w:bidi="th-TH"/>
          <w14:ligatures w14:val="none"/>
        </w:rPr>
      </w:pPr>
      <w:r w:rsidRPr="00EC10D3">
        <w:rPr>
          <w:rFonts w:ascii="Times New Roman" w:eastAsia="宋体" w:hAnsi="Times New Roman" w:cs="Times New Roman"/>
          <w:color w:val="333333"/>
          <w:kern w:val="0"/>
          <w:sz w:val="22"/>
          <w:szCs w:val="22"/>
          <w:lang w:bidi="th-TH"/>
          <w14:ligatures w14:val="none"/>
        </w:rPr>
        <w:t>向主管监督机构提出投诉的权利</w:t>
      </w:r>
    </w:p>
    <w:p w14:paraId="0A0F72AD" w14:textId="77777777" w:rsidR="00EC10D3" w:rsidRPr="00EC10D3" w:rsidRDefault="00EC10D3" w:rsidP="00EC10D3">
      <w:pPr>
        <w:spacing w:before="45" w:after="45" w:line="216" w:lineRule="atLeast"/>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 </w:t>
      </w:r>
    </w:p>
    <w:p w14:paraId="0DAF103F" w14:textId="77777777" w:rsidR="00EC10D3" w:rsidRPr="00EC10D3" w:rsidRDefault="00EC10D3" w:rsidP="00EC10D3">
      <w:pPr>
        <w:spacing w:before="45" w:after="15" w:line="216" w:lineRule="atLeast"/>
        <w:jc w:val="both"/>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These rights are subject to limitations under applicable law. ShoreVest may decline or limit requests where permitted by law and will communicate the basis for any such decision. Requests should be submitted to privacy@shorevest.com. ShoreVest will respond within one calendar month, subject to any permitted extension.</w:t>
      </w:r>
    </w:p>
    <w:p w14:paraId="100EF99C" w14:textId="77777777" w:rsidR="00EC10D3" w:rsidRPr="00EC10D3" w:rsidRDefault="00EC10D3" w:rsidP="00EC10D3">
      <w:pPr>
        <w:spacing w:before="15" w:after="60" w:line="216" w:lineRule="atLeast"/>
        <w:jc w:val="both"/>
        <w:rPr>
          <w:rFonts w:ascii="Times New Roman" w:eastAsia="Times New Roman" w:hAnsi="Times New Roman" w:cs="Times New Roman"/>
          <w:color w:val="000000"/>
          <w:kern w:val="0"/>
          <w:sz w:val="22"/>
          <w:szCs w:val="22"/>
          <w:lang w:bidi="th-TH"/>
          <w14:ligatures w14:val="none"/>
        </w:rPr>
      </w:pPr>
      <w:r w:rsidRPr="00EC10D3">
        <w:rPr>
          <w:rFonts w:ascii="Times New Roman" w:eastAsia="宋体" w:hAnsi="Times New Roman" w:cs="Times New Roman"/>
          <w:color w:val="333333"/>
          <w:kern w:val="0"/>
          <w:sz w:val="22"/>
          <w:szCs w:val="22"/>
          <w:lang w:bidi="th-TH"/>
          <w14:ligatures w14:val="none"/>
        </w:rPr>
        <w:t>上述权利受适用法律的限制。在法律允许的情况下，新岸资本可拒绝或限制相关请求，并将说明理由。请求应发送至</w:t>
      </w:r>
      <w:r w:rsidRPr="00EC10D3">
        <w:rPr>
          <w:rFonts w:ascii="Times New Roman" w:eastAsia="宋体" w:hAnsi="Times New Roman" w:cs="Times New Roman"/>
          <w:color w:val="333333"/>
          <w:kern w:val="0"/>
          <w:sz w:val="22"/>
          <w:szCs w:val="22"/>
          <w:lang w:bidi="th-TH"/>
          <w14:ligatures w14:val="none"/>
        </w:rPr>
        <w:t>privacy@shorevest.com</w:t>
      </w:r>
      <w:r w:rsidRPr="00EC10D3">
        <w:rPr>
          <w:rFonts w:ascii="Times New Roman" w:eastAsia="宋体" w:hAnsi="Times New Roman" w:cs="Times New Roman"/>
          <w:color w:val="333333"/>
          <w:kern w:val="0"/>
          <w:sz w:val="22"/>
          <w:szCs w:val="22"/>
          <w:lang w:bidi="th-TH"/>
          <w14:ligatures w14:val="none"/>
        </w:rPr>
        <w:t>，新岸资本将在一个日历月内回复，如有延期将依法告知。</w:t>
      </w:r>
    </w:p>
    <w:p w14:paraId="298A9C68" w14:textId="77777777" w:rsidR="00EC10D3" w:rsidRPr="00EC10D3" w:rsidRDefault="00EC10D3" w:rsidP="00EC10D3">
      <w:pPr>
        <w:spacing w:before="270" w:after="90" w:line="216" w:lineRule="atLeast"/>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b/>
          <w:bCs/>
          <w:color w:val="1A1A1A"/>
          <w:kern w:val="0"/>
          <w:sz w:val="22"/>
          <w:szCs w:val="22"/>
          <w:lang w:bidi="th-TH"/>
          <w14:ligatures w14:val="none"/>
        </w:rPr>
        <w:t>12. Marketing and professional communications</w:t>
      </w:r>
      <w:r w:rsidRPr="00EC10D3">
        <w:rPr>
          <w:rFonts w:ascii="Times New Roman" w:eastAsia="宋体" w:hAnsi="Times New Roman" w:cs="Times New Roman"/>
          <w:b/>
          <w:bCs/>
          <w:color w:val="1A1A1A"/>
          <w:kern w:val="0"/>
          <w:sz w:val="22"/>
          <w:szCs w:val="22"/>
          <w:lang w:bidi="th-TH"/>
          <w14:ligatures w14:val="none"/>
        </w:rPr>
        <w:t xml:space="preserve">  12. </w:t>
      </w:r>
      <w:r w:rsidRPr="00EC10D3">
        <w:rPr>
          <w:rFonts w:ascii="Times New Roman" w:eastAsia="宋体" w:hAnsi="Times New Roman" w:cs="Times New Roman"/>
          <w:b/>
          <w:bCs/>
          <w:color w:val="1A1A1A"/>
          <w:kern w:val="0"/>
          <w:sz w:val="22"/>
          <w:szCs w:val="22"/>
          <w:lang w:bidi="th-TH"/>
          <w14:ligatures w14:val="none"/>
        </w:rPr>
        <w:t>营销及专业通信</w:t>
      </w:r>
    </w:p>
    <w:p w14:paraId="459F073D" w14:textId="77777777" w:rsidR="00EC10D3" w:rsidRPr="00EC10D3" w:rsidRDefault="00EC10D3" w:rsidP="00EC10D3">
      <w:pPr>
        <w:spacing w:before="45" w:after="15" w:line="216" w:lineRule="atLeast"/>
        <w:jc w:val="both"/>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ShoreVest may send professional and institutional communications where permitted under applicable law. Where required, opt-out mechanisms will be provided. Operational, compliance-related and contractual communications may continue irrespective of marketing opt-out preferences.</w:t>
      </w:r>
    </w:p>
    <w:p w14:paraId="00E5979D" w14:textId="77777777" w:rsidR="00EC10D3" w:rsidRPr="00EC10D3" w:rsidRDefault="00EC10D3" w:rsidP="00EC10D3">
      <w:pPr>
        <w:spacing w:before="15" w:after="60" w:line="216" w:lineRule="atLeast"/>
        <w:jc w:val="both"/>
        <w:rPr>
          <w:rFonts w:ascii="Times New Roman" w:eastAsia="Times New Roman" w:hAnsi="Times New Roman" w:cs="Times New Roman"/>
          <w:color w:val="000000"/>
          <w:kern w:val="0"/>
          <w:sz w:val="22"/>
          <w:szCs w:val="22"/>
          <w:lang w:bidi="th-TH"/>
          <w14:ligatures w14:val="none"/>
        </w:rPr>
      </w:pPr>
      <w:r w:rsidRPr="00EC10D3">
        <w:rPr>
          <w:rFonts w:ascii="Times New Roman" w:eastAsia="宋体" w:hAnsi="Times New Roman" w:cs="Times New Roman"/>
          <w:color w:val="333333"/>
          <w:kern w:val="0"/>
          <w:sz w:val="22"/>
          <w:szCs w:val="22"/>
          <w:lang w:bidi="th-TH"/>
          <w14:ligatures w14:val="none"/>
        </w:rPr>
        <w:t>新岸资本可在适用法律允许的情况下发送专业及机构通信。在法律要求的情况下，将提供退订机制。运营、合规相关及合同性通信可不受营销退订选择的影响而继续发送。</w:t>
      </w:r>
    </w:p>
    <w:p w14:paraId="02F61D75" w14:textId="77777777" w:rsidR="00EC10D3" w:rsidRPr="00EC10D3" w:rsidRDefault="00EC10D3" w:rsidP="00EC10D3">
      <w:pPr>
        <w:spacing w:before="270" w:after="90" w:line="216" w:lineRule="atLeast"/>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b/>
          <w:bCs/>
          <w:color w:val="1A1A1A"/>
          <w:kern w:val="0"/>
          <w:sz w:val="22"/>
          <w:szCs w:val="22"/>
          <w:lang w:bidi="th-TH"/>
          <w14:ligatures w14:val="none"/>
        </w:rPr>
        <w:lastRenderedPageBreak/>
        <w:t>13. Third-party environments</w:t>
      </w:r>
      <w:r w:rsidRPr="00EC10D3">
        <w:rPr>
          <w:rFonts w:ascii="Times New Roman" w:eastAsia="宋体" w:hAnsi="Times New Roman" w:cs="Times New Roman"/>
          <w:b/>
          <w:bCs/>
          <w:color w:val="1A1A1A"/>
          <w:kern w:val="0"/>
          <w:sz w:val="22"/>
          <w:szCs w:val="22"/>
          <w:lang w:bidi="th-TH"/>
          <w14:ligatures w14:val="none"/>
        </w:rPr>
        <w:t xml:space="preserve">  13. </w:t>
      </w:r>
      <w:r w:rsidRPr="00EC10D3">
        <w:rPr>
          <w:rFonts w:ascii="Times New Roman" w:eastAsia="宋体" w:hAnsi="Times New Roman" w:cs="Times New Roman"/>
          <w:b/>
          <w:bCs/>
          <w:color w:val="1A1A1A"/>
          <w:kern w:val="0"/>
          <w:sz w:val="22"/>
          <w:szCs w:val="22"/>
          <w:lang w:bidi="th-TH"/>
          <w14:ligatures w14:val="none"/>
        </w:rPr>
        <w:t>第三方环境</w:t>
      </w:r>
    </w:p>
    <w:p w14:paraId="36D4C68E" w14:textId="77777777" w:rsidR="00EC10D3" w:rsidRPr="00EC10D3" w:rsidRDefault="00EC10D3" w:rsidP="00EC10D3">
      <w:pPr>
        <w:spacing w:before="45" w:after="15" w:line="216" w:lineRule="atLeast"/>
        <w:jc w:val="both"/>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ShoreVest is not responsible for the privacy practices, security or content of third-party platforms, portals or services linked from or accessible through the Site. Users interact with such services at their own risk and should review the applicable privacy notices of those services independently.</w:t>
      </w:r>
    </w:p>
    <w:p w14:paraId="1BD20BA4" w14:textId="77777777" w:rsidR="00EC10D3" w:rsidRPr="00EC10D3" w:rsidRDefault="00EC10D3" w:rsidP="00EC10D3">
      <w:pPr>
        <w:spacing w:before="15" w:after="60" w:line="216" w:lineRule="atLeast"/>
        <w:jc w:val="both"/>
        <w:rPr>
          <w:rFonts w:ascii="Times New Roman" w:eastAsia="Times New Roman" w:hAnsi="Times New Roman" w:cs="Times New Roman"/>
          <w:color w:val="000000"/>
          <w:kern w:val="0"/>
          <w:sz w:val="22"/>
          <w:szCs w:val="22"/>
          <w:lang w:bidi="th-TH"/>
          <w14:ligatures w14:val="none"/>
        </w:rPr>
      </w:pPr>
      <w:r w:rsidRPr="00EC10D3">
        <w:rPr>
          <w:rFonts w:ascii="Times New Roman" w:eastAsia="宋体" w:hAnsi="Times New Roman" w:cs="Times New Roman"/>
          <w:color w:val="333333"/>
          <w:kern w:val="0"/>
          <w:sz w:val="22"/>
          <w:szCs w:val="22"/>
          <w:lang w:bidi="th-TH"/>
          <w14:ligatures w14:val="none"/>
        </w:rPr>
        <w:t>新岸资本对本网站链接或可访问的第三方平台、门户或服务的隐私做法、安全性或内容不承担责任。用户自行承担与此类服务互动的风险，并应独立审阅相关服务的隐私声明。</w:t>
      </w:r>
    </w:p>
    <w:p w14:paraId="641559D5" w14:textId="77777777" w:rsidR="00EC10D3" w:rsidRPr="00EC10D3" w:rsidRDefault="00EC10D3" w:rsidP="00EC10D3">
      <w:pPr>
        <w:spacing w:before="270" w:after="90" w:line="216" w:lineRule="atLeast"/>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b/>
          <w:bCs/>
          <w:color w:val="1A1A1A"/>
          <w:kern w:val="0"/>
          <w:sz w:val="22"/>
          <w:szCs w:val="22"/>
          <w:lang w:bidi="th-TH"/>
          <w14:ligatures w14:val="none"/>
        </w:rPr>
        <w:t>14. Changes and updates</w:t>
      </w:r>
      <w:r w:rsidRPr="00EC10D3">
        <w:rPr>
          <w:rFonts w:ascii="Times New Roman" w:eastAsia="宋体" w:hAnsi="Times New Roman" w:cs="Times New Roman"/>
          <w:b/>
          <w:bCs/>
          <w:color w:val="1A1A1A"/>
          <w:kern w:val="0"/>
          <w:sz w:val="22"/>
          <w:szCs w:val="22"/>
          <w:lang w:bidi="th-TH"/>
          <w14:ligatures w14:val="none"/>
        </w:rPr>
        <w:t xml:space="preserve">  14. </w:t>
      </w:r>
      <w:r w:rsidRPr="00EC10D3">
        <w:rPr>
          <w:rFonts w:ascii="Times New Roman" w:eastAsia="宋体" w:hAnsi="Times New Roman" w:cs="Times New Roman"/>
          <w:b/>
          <w:bCs/>
          <w:color w:val="1A1A1A"/>
          <w:kern w:val="0"/>
          <w:sz w:val="22"/>
          <w:szCs w:val="22"/>
          <w:lang w:bidi="th-TH"/>
          <w14:ligatures w14:val="none"/>
        </w:rPr>
        <w:t>变更与更新</w:t>
      </w:r>
    </w:p>
    <w:p w14:paraId="2224369E" w14:textId="77777777" w:rsidR="00EC10D3" w:rsidRPr="00EC10D3" w:rsidRDefault="00EC10D3" w:rsidP="00EC10D3">
      <w:pPr>
        <w:spacing w:before="45" w:after="15" w:line="216" w:lineRule="atLeast"/>
        <w:jc w:val="both"/>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ShoreVest may update this Privacy Policy at any time. Changes take effect upon posting unless otherwise required by applicable law. Continued use of the Site following any update constitutes acceptance of the revised version. Where changes are material, ShoreVest will endeavour to provide reasonable notice.</w:t>
      </w:r>
    </w:p>
    <w:p w14:paraId="62501700" w14:textId="77777777" w:rsidR="00EC10D3" w:rsidRPr="00EC10D3" w:rsidRDefault="00EC10D3" w:rsidP="00EC10D3">
      <w:pPr>
        <w:spacing w:before="15" w:after="60" w:line="216" w:lineRule="atLeast"/>
        <w:jc w:val="both"/>
        <w:rPr>
          <w:rFonts w:ascii="Times New Roman" w:eastAsia="Times New Roman" w:hAnsi="Times New Roman" w:cs="Times New Roman"/>
          <w:color w:val="000000"/>
          <w:kern w:val="0"/>
          <w:sz w:val="22"/>
          <w:szCs w:val="22"/>
          <w:lang w:bidi="th-TH"/>
          <w14:ligatures w14:val="none"/>
        </w:rPr>
      </w:pPr>
      <w:r w:rsidRPr="00EC10D3">
        <w:rPr>
          <w:rFonts w:ascii="Times New Roman" w:eastAsia="宋体" w:hAnsi="Times New Roman" w:cs="Times New Roman"/>
          <w:color w:val="333333"/>
          <w:kern w:val="0"/>
          <w:sz w:val="22"/>
          <w:szCs w:val="22"/>
          <w:lang w:bidi="th-TH"/>
          <w14:ligatures w14:val="none"/>
        </w:rPr>
        <w:t>新岸资本可随时更新本隐私政策。除适用法律另有要求外，变更自发布之日起生效。在更新后继续使用本网站，即表示接受修订版本。若变更属于重大变更，新岸资本将尽力提前发出合理通知。</w:t>
      </w:r>
    </w:p>
    <w:p w14:paraId="358F3F68" w14:textId="77777777" w:rsidR="00EC10D3" w:rsidRPr="00EC10D3" w:rsidRDefault="00EC10D3" w:rsidP="00EC10D3">
      <w:pPr>
        <w:spacing w:before="270" w:after="90" w:line="216" w:lineRule="atLeast"/>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b/>
          <w:bCs/>
          <w:color w:val="1A1A1A"/>
          <w:kern w:val="0"/>
          <w:sz w:val="22"/>
          <w:szCs w:val="22"/>
          <w:lang w:bidi="th-TH"/>
          <w14:ligatures w14:val="none"/>
        </w:rPr>
        <w:t>15. Limitation of responsibility</w:t>
      </w:r>
      <w:r w:rsidRPr="00EC10D3">
        <w:rPr>
          <w:rFonts w:ascii="Times New Roman" w:eastAsia="宋体" w:hAnsi="Times New Roman" w:cs="Times New Roman"/>
          <w:b/>
          <w:bCs/>
          <w:color w:val="1A1A1A"/>
          <w:kern w:val="0"/>
          <w:sz w:val="22"/>
          <w:szCs w:val="22"/>
          <w:lang w:bidi="th-TH"/>
          <w14:ligatures w14:val="none"/>
        </w:rPr>
        <w:t xml:space="preserve">  15. </w:t>
      </w:r>
      <w:r w:rsidRPr="00EC10D3">
        <w:rPr>
          <w:rFonts w:ascii="Times New Roman" w:eastAsia="宋体" w:hAnsi="Times New Roman" w:cs="Times New Roman"/>
          <w:b/>
          <w:bCs/>
          <w:color w:val="1A1A1A"/>
          <w:kern w:val="0"/>
          <w:sz w:val="22"/>
          <w:szCs w:val="22"/>
          <w:lang w:bidi="th-TH"/>
          <w14:ligatures w14:val="none"/>
        </w:rPr>
        <w:t>责任限制</w:t>
      </w:r>
    </w:p>
    <w:p w14:paraId="53803B8B" w14:textId="77777777" w:rsidR="00EC10D3" w:rsidRPr="00EC10D3" w:rsidRDefault="00EC10D3" w:rsidP="00EC10D3">
      <w:pPr>
        <w:spacing w:before="45" w:after="15" w:line="216" w:lineRule="atLeast"/>
        <w:jc w:val="both"/>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To the fullest extent permitted by applicable law, ShoreVest: (a) does not warrant the completeness or accuracy of information collected or processed; (b) does not assume responsibility for the data processing activities of third parties; (c) is not liable for indirect, consequential or incidental losses arising from data processing activities; and (d) disclaims responsibility for failures arising from systems outside its reasonable control.</w:t>
      </w:r>
    </w:p>
    <w:p w14:paraId="79791743" w14:textId="77777777" w:rsidR="00EC10D3" w:rsidRPr="00EC10D3" w:rsidRDefault="00EC10D3" w:rsidP="00EC10D3">
      <w:pPr>
        <w:spacing w:before="15" w:after="60" w:line="216" w:lineRule="atLeast"/>
        <w:jc w:val="both"/>
        <w:rPr>
          <w:rFonts w:ascii="Times New Roman" w:eastAsia="Times New Roman" w:hAnsi="Times New Roman" w:cs="Times New Roman"/>
          <w:color w:val="000000"/>
          <w:kern w:val="0"/>
          <w:sz w:val="22"/>
          <w:szCs w:val="22"/>
          <w:lang w:bidi="th-TH"/>
          <w14:ligatures w14:val="none"/>
        </w:rPr>
      </w:pPr>
      <w:r w:rsidRPr="00EC10D3">
        <w:rPr>
          <w:rFonts w:ascii="Times New Roman" w:eastAsia="宋体" w:hAnsi="Times New Roman" w:cs="Times New Roman"/>
          <w:color w:val="333333"/>
          <w:kern w:val="0"/>
          <w:sz w:val="22"/>
          <w:szCs w:val="22"/>
          <w:lang w:bidi="th-TH"/>
          <w14:ligatures w14:val="none"/>
        </w:rPr>
        <w:t>在适用法律允许的最大范围内，新岸资本：（</w:t>
      </w:r>
      <w:r w:rsidRPr="00EC10D3">
        <w:rPr>
          <w:rFonts w:ascii="Times New Roman" w:eastAsia="宋体" w:hAnsi="Times New Roman" w:cs="Times New Roman"/>
          <w:color w:val="333333"/>
          <w:kern w:val="0"/>
          <w:sz w:val="22"/>
          <w:szCs w:val="22"/>
          <w:lang w:bidi="th-TH"/>
          <w14:ligatures w14:val="none"/>
        </w:rPr>
        <w:t>a</w:t>
      </w:r>
      <w:r w:rsidRPr="00EC10D3">
        <w:rPr>
          <w:rFonts w:ascii="Times New Roman" w:eastAsia="宋体" w:hAnsi="Times New Roman" w:cs="Times New Roman"/>
          <w:color w:val="333333"/>
          <w:kern w:val="0"/>
          <w:sz w:val="22"/>
          <w:szCs w:val="22"/>
          <w:lang w:bidi="th-TH"/>
          <w14:ligatures w14:val="none"/>
        </w:rPr>
        <w:t>）不就所收集或处理信息的完整性或准确性作出保证；（</w:t>
      </w:r>
      <w:r w:rsidRPr="00EC10D3">
        <w:rPr>
          <w:rFonts w:ascii="Times New Roman" w:eastAsia="宋体" w:hAnsi="Times New Roman" w:cs="Times New Roman"/>
          <w:color w:val="333333"/>
          <w:kern w:val="0"/>
          <w:sz w:val="22"/>
          <w:szCs w:val="22"/>
          <w:lang w:bidi="th-TH"/>
          <w14:ligatures w14:val="none"/>
        </w:rPr>
        <w:t>b</w:t>
      </w:r>
      <w:r w:rsidRPr="00EC10D3">
        <w:rPr>
          <w:rFonts w:ascii="Times New Roman" w:eastAsia="宋体" w:hAnsi="Times New Roman" w:cs="Times New Roman"/>
          <w:color w:val="333333"/>
          <w:kern w:val="0"/>
          <w:sz w:val="22"/>
          <w:szCs w:val="22"/>
          <w:lang w:bidi="th-TH"/>
          <w14:ligatures w14:val="none"/>
        </w:rPr>
        <w:t>）不对第三方的数据处理活动承担责任；（</w:t>
      </w:r>
      <w:r w:rsidRPr="00EC10D3">
        <w:rPr>
          <w:rFonts w:ascii="Times New Roman" w:eastAsia="宋体" w:hAnsi="Times New Roman" w:cs="Times New Roman"/>
          <w:color w:val="333333"/>
          <w:kern w:val="0"/>
          <w:sz w:val="22"/>
          <w:szCs w:val="22"/>
          <w:lang w:bidi="th-TH"/>
          <w14:ligatures w14:val="none"/>
        </w:rPr>
        <w:t>c</w:t>
      </w:r>
      <w:r w:rsidRPr="00EC10D3">
        <w:rPr>
          <w:rFonts w:ascii="Times New Roman" w:eastAsia="宋体" w:hAnsi="Times New Roman" w:cs="Times New Roman"/>
          <w:color w:val="333333"/>
          <w:kern w:val="0"/>
          <w:sz w:val="22"/>
          <w:szCs w:val="22"/>
          <w:lang w:bidi="th-TH"/>
          <w14:ligatures w14:val="none"/>
        </w:rPr>
        <w:t>）不对数据处理活动引起的间接、后果性或附带性损失承担责任；（</w:t>
      </w:r>
      <w:r w:rsidRPr="00EC10D3">
        <w:rPr>
          <w:rFonts w:ascii="Times New Roman" w:eastAsia="宋体" w:hAnsi="Times New Roman" w:cs="Times New Roman"/>
          <w:color w:val="333333"/>
          <w:kern w:val="0"/>
          <w:sz w:val="22"/>
          <w:szCs w:val="22"/>
          <w:lang w:bidi="th-TH"/>
          <w14:ligatures w14:val="none"/>
        </w:rPr>
        <w:t>d</w:t>
      </w:r>
      <w:r w:rsidRPr="00EC10D3">
        <w:rPr>
          <w:rFonts w:ascii="Times New Roman" w:eastAsia="宋体" w:hAnsi="Times New Roman" w:cs="Times New Roman"/>
          <w:color w:val="333333"/>
          <w:kern w:val="0"/>
          <w:sz w:val="22"/>
          <w:szCs w:val="22"/>
          <w:lang w:bidi="th-TH"/>
          <w14:ligatures w14:val="none"/>
        </w:rPr>
        <w:t>）对超出其合理控制范围的系统故障不承担责任。</w:t>
      </w:r>
    </w:p>
    <w:p w14:paraId="357E6864" w14:textId="77777777" w:rsidR="00EC10D3" w:rsidRPr="00EC10D3" w:rsidRDefault="00EC10D3" w:rsidP="00EC10D3">
      <w:pPr>
        <w:spacing w:before="270" w:after="90" w:line="216" w:lineRule="atLeast"/>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b/>
          <w:bCs/>
          <w:color w:val="1A1A1A"/>
          <w:kern w:val="0"/>
          <w:sz w:val="22"/>
          <w:szCs w:val="22"/>
          <w:lang w:bidi="th-TH"/>
          <w14:ligatures w14:val="none"/>
        </w:rPr>
        <w:t>16. Contact and registered details</w:t>
      </w:r>
      <w:r w:rsidRPr="00EC10D3">
        <w:rPr>
          <w:rFonts w:ascii="Times New Roman" w:eastAsia="宋体" w:hAnsi="Times New Roman" w:cs="Times New Roman"/>
          <w:b/>
          <w:bCs/>
          <w:color w:val="1A1A1A"/>
          <w:kern w:val="0"/>
          <w:sz w:val="22"/>
          <w:szCs w:val="22"/>
          <w:lang w:bidi="th-TH"/>
          <w14:ligatures w14:val="none"/>
        </w:rPr>
        <w:t xml:space="preserve">  16. </w:t>
      </w:r>
      <w:r w:rsidRPr="00EC10D3">
        <w:rPr>
          <w:rFonts w:ascii="Times New Roman" w:eastAsia="宋体" w:hAnsi="Times New Roman" w:cs="Times New Roman"/>
          <w:b/>
          <w:bCs/>
          <w:color w:val="1A1A1A"/>
          <w:kern w:val="0"/>
          <w:sz w:val="22"/>
          <w:szCs w:val="22"/>
          <w:lang w:bidi="th-TH"/>
          <w14:ligatures w14:val="none"/>
        </w:rPr>
        <w:t>联系方式及注册信息</w:t>
      </w:r>
    </w:p>
    <w:p w14:paraId="4D779254" w14:textId="77777777" w:rsidR="00EC10D3" w:rsidRPr="00EC10D3" w:rsidRDefault="00EC10D3" w:rsidP="00EC10D3">
      <w:pPr>
        <w:spacing w:before="45" w:after="15" w:line="216" w:lineRule="atLeast"/>
        <w:jc w:val="both"/>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Questions or requests relating to this Privacy Policy or ShoreVest's processing of personal information should be directed to: privacy@shorevest.com. ShoreVest Partners, Ltd. — offices across China and Hong Kong. General enquiries: Contact Us form on the Site.</w:t>
      </w:r>
    </w:p>
    <w:p w14:paraId="7F357DB9" w14:textId="77777777" w:rsidR="00EC10D3" w:rsidRPr="00EC10D3" w:rsidRDefault="00EC10D3" w:rsidP="00EC10D3">
      <w:pPr>
        <w:spacing w:before="15" w:after="60" w:line="216" w:lineRule="atLeast"/>
        <w:jc w:val="both"/>
        <w:rPr>
          <w:rFonts w:ascii="Times New Roman" w:eastAsia="Times New Roman" w:hAnsi="Times New Roman" w:cs="Times New Roman"/>
          <w:color w:val="000000"/>
          <w:kern w:val="0"/>
          <w:sz w:val="22"/>
          <w:szCs w:val="22"/>
          <w:lang w:bidi="th-TH"/>
          <w14:ligatures w14:val="none"/>
        </w:rPr>
      </w:pPr>
      <w:r w:rsidRPr="00EC10D3">
        <w:rPr>
          <w:rFonts w:ascii="Times New Roman" w:eastAsia="宋体" w:hAnsi="Times New Roman" w:cs="Times New Roman"/>
          <w:color w:val="333333"/>
          <w:kern w:val="0"/>
          <w:sz w:val="22"/>
          <w:szCs w:val="22"/>
          <w:lang w:bidi="th-TH"/>
          <w14:ligatures w14:val="none"/>
        </w:rPr>
        <w:t>有关本隐私政策或新岸资本个人信息处理的问题或请求，请发送至：</w:t>
      </w:r>
      <w:r w:rsidRPr="00EC10D3">
        <w:rPr>
          <w:rFonts w:ascii="Times New Roman" w:eastAsia="宋体" w:hAnsi="Times New Roman" w:cs="Times New Roman"/>
          <w:color w:val="333333"/>
          <w:kern w:val="0"/>
          <w:sz w:val="22"/>
          <w:szCs w:val="22"/>
          <w:lang w:bidi="th-TH"/>
          <w14:ligatures w14:val="none"/>
        </w:rPr>
        <w:t>privacy@shorevest.com</w:t>
      </w:r>
      <w:r w:rsidRPr="00EC10D3">
        <w:rPr>
          <w:rFonts w:ascii="Times New Roman" w:eastAsia="宋体" w:hAnsi="Times New Roman" w:cs="Times New Roman"/>
          <w:color w:val="333333"/>
          <w:kern w:val="0"/>
          <w:sz w:val="22"/>
          <w:szCs w:val="22"/>
          <w:lang w:bidi="th-TH"/>
          <w14:ligatures w14:val="none"/>
        </w:rPr>
        <w:t>。新岸资本伙伴有限公司</w:t>
      </w:r>
      <w:r w:rsidRPr="00EC10D3">
        <w:rPr>
          <w:rFonts w:ascii="Times New Roman" w:eastAsia="宋体" w:hAnsi="Times New Roman" w:cs="Times New Roman"/>
          <w:color w:val="333333"/>
          <w:kern w:val="0"/>
          <w:sz w:val="22"/>
          <w:szCs w:val="22"/>
          <w:lang w:bidi="th-TH"/>
          <w14:ligatures w14:val="none"/>
        </w:rPr>
        <w:t>——</w:t>
      </w:r>
      <w:r w:rsidRPr="00EC10D3">
        <w:rPr>
          <w:rFonts w:ascii="Times New Roman" w:eastAsia="宋体" w:hAnsi="Times New Roman" w:cs="Times New Roman"/>
          <w:color w:val="333333"/>
          <w:kern w:val="0"/>
          <w:sz w:val="22"/>
          <w:szCs w:val="22"/>
          <w:lang w:bidi="th-TH"/>
          <w14:ligatures w14:val="none"/>
        </w:rPr>
        <w:t>在中国大陆及香港设有办事处。一般查询请使用网站上的「联系我们」表单。</w:t>
      </w:r>
    </w:p>
    <w:p w14:paraId="422520E9" w14:textId="77777777" w:rsidR="00EC10D3" w:rsidRPr="00EC10D3" w:rsidRDefault="00EC10D3" w:rsidP="00EC10D3">
      <w:pPr>
        <w:spacing w:before="45" w:after="45" w:line="216" w:lineRule="atLeast"/>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 </w:t>
      </w:r>
    </w:p>
    <w:p w14:paraId="256C6A7B" w14:textId="77777777" w:rsidR="00EC10D3" w:rsidRPr="00EC10D3" w:rsidRDefault="00EC10D3" w:rsidP="00EC10D3">
      <w:pPr>
        <w:spacing w:before="45" w:after="15" w:line="216" w:lineRule="atLeast"/>
        <w:jc w:val="both"/>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ShoreVest has not appointed a statutory Data Protection Officer but has designated a point of contact for data protection queries at the address above. Persons in the European Union or United Kingdom who wish to raise concerns regarding ShoreVest's processing of their personal information may also contact the relevant national supervisory authority in their jurisdiction.</w:t>
      </w:r>
    </w:p>
    <w:p w14:paraId="4B3DB05F" w14:textId="77777777" w:rsidR="00EC10D3" w:rsidRPr="00EC10D3" w:rsidRDefault="00EC10D3" w:rsidP="00EC10D3">
      <w:pPr>
        <w:spacing w:before="15" w:after="60" w:line="216" w:lineRule="atLeast"/>
        <w:jc w:val="both"/>
        <w:rPr>
          <w:rFonts w:ascii="Times New Roman" w:eastAsia="Times New Roman" w:hAnsi="Times New Roman" w:cs="Times New Roman"/>
          <w:color w:val="000000"/>
          <w:kern w:val="0"/>
          <w:sz w:val="22"/>
          <w:szCs w:val="22"/>
          <w:lang w:bidi="th-TH"/>
          <w14:ligatures w14:val="none"/>
        </w:rPr>
      </w:pPr>
      <w:r w:rsidRPr="00EC10D3">
        <w:rPr>
          <w:rFonts w:ascii="Times New Roman" w:eastAsia="宋体" w:hAnsi="Times New Roman" w:cs="Times New Roman"/>
          <w:color w:val="333333"/>
          <w:kern w:val="0"/>
          <w:sz w:val="22"/>
          <w:szCs w:val="22"/>
          <w:lang w:bidi="th-TH"/>
          <w14:ligatures w14:val="none"/>
        </w:rPr>
        <w:t>新岸资本未设立法定数据保护官，但已在上述地址指定数据保护查询联系人。欧盟或英国境内的人士如对新岸资本处理其个人信息存有疑虑，亦可联系其所在司法管辖区的相关国家监督机构。</w:t>
      </w:r>
    </w:p>
    <w:p w14:paraId="18A4157D" w14:textId="77777777" w:rsidR="00EC10D3" w:rsidRPr="00EC10D3" w:rsidRDefault="00EC10D3" w:rsidP="00EC10D3">
      <w:pPr>
        <w:spacing w:before="225" w:after="60" w:line="216" w:lineRule="atLeast"/>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000000"/>
          <w:kern w:val="0"/>
          <w:sz w:val="22"/>
          <w:szCs w:val="22"/>
          <w:lang w:bidi="th-TH"/>
          <w14:ligatures w14:val="none"/>
        </w:rPr>
        <w:t> </w:t>
      </w:r>
    </w:p>
    <w:p w14:paraId="69D9223E" w14:textId="77777777" w:rsidR="00EC10D3" w:rsidRPr="00EC10D3" w:rsidRDefault="00EC10D3" w:rsidP="00EC10D3">
      <w:pPr>
        <w:spacing w:before="60" w:after="45" w:line="216" w:lineRule="atLeast"/>
        <w:rPr>
          <w:rFonts w:ascii="Times New Roman" w:eastAsia="Times New Roman" w:hAnsi="Times New Roman" w:cs="Times New Roman"/>
          <w:color w:val="000000"/>
          <w:kern w:val="0"/>
          <w:sz w:val="22"/>
          <w:szCs w:val="22"/>
          <w:lang w:bidi="th-TH"/>
          <w14:ligatures w14:val="none"/>
        </w:rPr>
      </w:pPr>
      <w:r w:rsidRPr="00EC10D3">
        <w:rPr>
          <w:rFonts w:ascii="Times New Roman" w:eastAsia="Times New Roman" w:hAnsi="Times New Roman" w:cs="Times New Roman"/>
          <w:color w:val="666666"/>
          <w:kern w:val="0"/>
          <w:sz w:val="22"/>
          <w:szCs w:val="22"/>
          <w:lang w:bidi="th-TH"/>
          <w14:ligatures w14:val="none"/>
        </w:rPr>
        <w:t xml:space="preserve">© ShoreVest Partners, Ltd. All rights reserved.   </w:t>
      </w:r>
      <w:r w:rsidRPr="00EC10D3">
        <w:rPr>
          <w:rFonts w:ascii="Times New Roman" w:eastAsia="微软雅黑" w:hAnsi="Times New Roman" w:cs="Times New Roman"/>
          <w:color w:val="666666"/>
          <w:kern w:val="0"/>
          <w:sz w:val="22"/>
          <w:szCs w:val="22"/>
          <w:lang w:bidi="th-TH"/>
          <w14:ligatures w14:val="none"/>
        </w:rPr>
        <w:t>版权所有。</w:t>
      </w:r>
    </w:p>
    <w:p w14:paraId="4A038974" w14:textId="77777777" w:rsidR="004D04B3" w:rsidRPr="00EC10D3" w:rsidRDefault="004D04B3">
      <w:pPr>
        <w:rPr>
          <w:rFonts w:ascii="Times New Roman" w:hAnsi="Times New Roman" w:cs="Times New Roman"/>
          <w:sz w:val="22"/>
          <w:szCs w:val="22"/>
        </w:rPr>
      </w:pPr>
    </w:p>
    <w:sectPr w:rsidR="004D04B3" w:rsidRPr="00EC10D3" w:rsidSect="00F359B3">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nine Zhan">
    <w15:presenceInfo w15:providerId="AD" w15:userId="S::Janine.Zhan@shorevest.com::ce5e8273-6f69-4ef1-ab62-4004bfe0d54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trackRevisions/>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0D3"/>
    <w:rsid w:val="000001DC"/>
    <w:rsid w:val="00025985"/>
    <w:rsid w:val="00031DA4"/>
    <w:rsid w:val="0003235F"/>
    <w:rsid w:val="00032C36"/>
    <w:rsid w:val="00033889"/>
    <w:rsid w:val="00036A65"/>
    <w:rsid w:val="00040842"/>
    <w:rsid w:val="0004432A"/>
    <w:rsid w:val="0005051C"/>
    <w:rsid w:val="00050CA0"/>
    <w:rsid w:val="00053AC1"/>
    <w:rsid w:val="0006771A"/>
    <w:rsid w:val="00070CDD"/>
    <w:rsid w:val="00077D5C"/>
    <w:rsid w:val="00081E79"/>
    <w:rsid w:val="000822DE"/>
    <w:rsid w:val="0008311E"/>
    <w:rsid w:val="0008649C"/>
    <w:rsid w:val="00096894"/>
    <w:rsid w:val="000A1089"/>
    <w:rsid w:val="000A1E3F"/>
    <w:rsid w:val="000A4633"/>
    <w:rsid w:val="000A59E9"/>
    <w:rsid w:val="000A7CD0"/>
    <w:rsid w:val="000B13E8"/>
    <w:rsid w:val="000B52F3"/>
    <w:rsid w:val="000B6FBF"/>
    <w:rsid w:val="000C145E"/>
    <w:rsid w:val="000C238B"/>
    <w:rsid w:val="000C6BFF"/>
    <w:rsid w:val="000D202E"/>
    <w:rsid w:val="000D6E55"/>
    <w:rsid w:val="000E0961"/>
    <w:rsid w:val="000E6495"/>
    <w:rsid w:val="000E765F"/>
    <w:rsid w:val="000F0BA7"/>
    <w:rsid w:val="000F2A0A"/>
    <w:rsid w:val="000F5BD3"/>
    <w:rsid w:val="000F684F"/>
    <w:rsid w:val="000F782C"/>
    <w:rsid w:val="00100022"/>
    <w:rsid w:val="001079FA"/>
    <w:rsid w:val="00112E0D"/>
    <w:rsid w:val="001154C8"/>
    <w:rsid w:val="00117D4E"/>
    <w:rsid w:val="00117F85"/>
    <w:rsid w:val="001301D8"/>
    <w:rsid w:val="00132666"/>
    <w:rsid w:val="00145644"/>
    <w:rsid w:val="0014591A"/>
    <w:rsid w:val="0015431C"/>
    <w:rsid w:val="00156869"/>
    <w:rsid w:val="00163A30"/>
    <w:rsid w:val="0017045D"/>
    <w:rsid w:val="00170BE1"/>
    <w:rsid w:val="00184657"/>
    <w:rsid w:val="00192B0D"/>
    <w:rsid w:val="00195A31"/>
    <w:rsid w:val="001A1B5D"/>
    <w:rsid w:val="001B11CE"/>
    <w:rsid w:val="001B6F68"/>
    <w:rsid w:val="001D4D61"/>
    <w:rsid w:val="001E2EB9"/>
    <w:rsid w:val="00201609"/>
    <w:rsid w:val="00213DD9"/>
    <w:rsid w:val="002268A7"/>
    <w:rsid w:val="00227136"/>
    <w:rsid w:val="00233C0D"/>
    <w:rsid w:val="002355DB"/>
    <w:rsid w:val="002423EB"/>
    <w:rsid w:val="002437AD"/>
    <w:rsid w:val="00245C82"/>
    <w:rsid w:val="00246C78"/>
    <w:rsid w:val="0025177F"/>
    <w:rsid w:val="0025251D"/>
    <w:rsid w:val="00257347"/>
    <w:rsid w:val="002649DA"/>
    <w:rsid w:val="00264A93"/>
    <w:rsid w:val="00267D7A"/>
    <w:rsid w:val="00271F2B"/>
    <w:rsid w:val="00277C8E"/>
    <w:rsid w:val="002903FE"/>
    <w:rsid w:val="00295D2F"/>
    <w:rsid w:val="00296516"/>
    <w:rsid w:val="002A0DCF"/>
    <w:rsid w:val="002B19AE"/>
    <w:rsid w:val="002B332E"/>
    <w:rsid w:val="002B6BBD"/>
    <w:rsid w:val="002B6EFA"/>
    <w:rsid w:val="002C05FD"/>
    <w:rsid w:val="002C2271"/>
    <w:rsid w:val="002C30AA"/>
    <w:rsid w:val="002C59A6"/>
    <w:rsid w:val="002C7EAF"/>
    <w:rsid w:val="002D264B"/>
    <w:rsid w:val="002F3EAE"/>
    <w:rsid w:val="00300C96"/>
    <w:rsid w:val="00301E3A"/>
    <w:rsid w:val="003179AD"/>
    <w:rsid w:val="00323A82"/>
    <w:rsid w:val="00330E9A"/>
    <w:rsid w:val="003437F8"/>
    <w:rsid w:val="00344676"/>
    <w:rsid w:val="0035570B"/>
    <w:rsid w:val="00363D6C"/>
    <w:rsid w:val="00363E50"/>
    <w:rsid w:val="0036559F"/>
    <w:rsid w:val="00370071"/>
    <w:rsid w:val="003717EF"/>
    <w:rsid w:val="00374509"/>
    <w:rsid w:val="003A2819"/>
    <w:rsid w:val="003A6194"/>
    <w:rsid w:val="003B0434"/>
    <w:rsid w:val="003B09D6"/>
    <w:rsid w:val="003B230D"/>
    <w:rsid w:val="003B4308"/>
    <w:rsid w:val="003B453D"/>
    <w:rsid w:val="003B458C"/>
    <w:rsid w:val="003B737A"/>
    <w:rsid w:val="003C0986"/>
    <w:rsid w:val="003C1EEB"/>
    <w:rsid w:val="003C31B6"/>
    <w:rsid w:val="003C61DD"/>
    <w:rsid w:val="003D4A96"/>
    <w:rsid w:val="003D76C7"/>
    <w:rsid w:val="003E0390"/>
    <w:rsid w:val="003E1243"/>
    <w:rsid w:val="003E3FB0"/>
    <w:rsid w:val="003E66CD"/>
    <w:rsid w:val="003F2BC0"/>
    <w:rsid w:val="00405D21"/>
    <w:rsid w:val="00405E7A"/>
    <w:rsid w:val="00411555"/>
    <w:rsid w:val="00411E37"/>
    <w:rsid w:val="00413C32"/>
    <w:rsid w:val="00415A1F"/>
    <w:rsid w:val="00427949"/>
    <w:rsid w:val="00430979"/>
    <w:rsid w:val="004449BB"/>
    <w:rsid w:val="00446D83"/>
    <w:rsid w:val="0045049D"/>
    <w:rsid w:val="004617C8"/>
    <w:rsid w:val="0046620E"/>
    <w:rsid w:val="0047011F"/>
    <w:rsid w:val="0047295D"/>
    <w:rsid w:val="00475DBA"/>
    <w:rsid w:val="00476660"/>
    <w:rsid w:val="00480346"/>
    <w:rsid w:val="00481819"/>
    <w:rsid w:val="0048383D"/>
    <w:rsid w:val="00491508"/>
    <w:rsid w:val="00491CD7"/>
    <w:rsid w:val="00493FE2"/>
    <w:rsid w:val="0049567B"/>
    <w:rsid w:val="00496295"/>
    <w:rsid w:val="004977A8"/>
    <w:rsid w:val="004A25FC"/>
    <w:rsid w:val="004A5402"/>
    <w:rsid w:val="004B06DF"/>
    <w:rsid w:val="004B06FF"/>
    <w:rsid w:val="004B0A5B"/>
    <w:rsid w:val="004D04B3"/>
    <w:rsid w:val="004D1FC7"/>
    <w:rsid w:val="004D2DBB"/>
    <w:rsid w:val="004D38E8"/>
    <w:rsid w:val="004D5299"/>
    <w:rsid w:val="004D5722"/>
    <w:rsid w:val="004D5C0E"/>
    <w:rsid w:val="004E34F5"/>
    <w:rsid w:val="004E6F2C"/>
    <w:rsid w:val="004F2494"/>
    <w:rsid w:val="004F47BD"/>
    <w:rsid w:val="004F4D50"/>
    <w:rsid w:val="004F5DFD"/>
    <w:rsid w:val="00501392"/>
    <w:rsid w:val="00503D51"/>
    <w:rsid w:val="0051116A"/>
    <w:rsid w:val="00515FE0"/>
    <w:rsid w:val="00521420"/>
    <w:rsid w:val="005263D0"/>
    <w:rsid w:val="0052694B"/>
    <w:rsid w:val="00533255"/>
    <w:rsid w:val="00534A8A"/>
    <w:rsid w:val="00534D4D"/>
    <w:rsid w:val="00542754"/>
    <w:rsid w:val="005503EF"/>
    <w:rsid w:val="00556EE9"/>
    <w:rsid w:val="00556F65"/>
    <w:rsid w:val="00564C21"/>
    <w:rsid w:val="00566689"/>
    <w:rsid w:val="00570539"/>
    <w:rsid w:val="005719F8"/>
    <w:rsid w:val="00573CBD"/>
    <w:rsid w:val="0057412B"/>
    <w:rsid w:val="00580D2C"/>
    <w:rsid w:val="00582808"/>
    <w:rsid w:val="00585372"/>
    <w:rsid w:val="0058624E"/>
    <w:rsid w:val="00587FB7"/>
    <w:rsid w:val="005A0850"/>
    <w:rsid w:val="005A0EB8"/>
    <w:rsid w:val="005A2CDB"/>
    <w:rsid w:val="005B026A"/>
    <w:rsid w:val="005B087D"/>
    <w:rsid w:val="005B5EB3"/>
    <w:rsid w:val="005C2E49"/>
    <w:rsid w:val="005C487C"/>
    <w:rsid w:val="005D2C38"/>
    <w:rsid w:val="005D3062"/>
    <w:rsid w:val="005D7F1D"/>
    <w:rsid w:val="005E55E7"/>
    <w:rsid w:val="005F6127"/>
    <w:rsid w:val="005F6602"/>
    <w:rsid w:val="00610BA3"/>
    <w:rsid w:val="00617A59"/>
    <w:rsid w:val="00620279"/>
    <w:rsid w:val="00623AAE"/>
    <w:rsid w:val="0062606B"/>
    <w:rsid w:val="006278CE"/>
    <w:rsid w:val="00627BB1"/>
    <w:rsid w:val="00630432"/>
    <w:rsid w:val="006370F8"/>
    <w:rsid w:val="006448C8"/>
    <w:rsid w:val="00653575"/>
    <w:rsid w:val="006536C1"/>
    <w:rsid w:val="0065513F"/>
    <w:rsid w:val="006572BF"/>
    <w:rsid w:val="006620DA"/>
    <w:rsid w:val="0067194D"/>
    <w:rsid w:val="00671951"/>
    <w:rsid w:val="00672C47"/>
    <w:rsid w:val="00672D7F"/>
    <w:rsid w:val="00676147"/>
    <w:rsid w:val="00680C70"/>
    <w:rsid w:val="00686A37"/>
    <w:rsid w:val="0068714F"/>
    <w:rsid w:val="00693F6D"/>
    <w:rsid w:val="006A0CCD"/>
    <w:rsid w:val="006A1D53"/>
    <w:rsid w:val="006A38FA"/>
    <w:rsid w:val="006A72C7"/>
    <w:rsid w:val="006A76BB"/>
    <w:rsid w:val="006B7572"/>
    <w:rsid w:val="006C0C41"/>
    <w:rsid w:val="006C13FD"/>
    <w:rsid w:val="006C2986"/>
    <w:rsid w:val="006C5570"/>
    <w:rsid w:val="006D1420"/>
    <w:rsid w:val="006D6F27"/>
    <w:rsid w:val="006E1E55"/>
    <w:rsid w:val="006F29F3"/>
    <w:rsid w:val="006F5592"/>
    <w:rsid w:val="006F5855"/>
    <w:rsid w:val="006F7166"/>
    <w:rsid w:val="00703CF6"/>
    <w:rsid w:val="007071B2"/>
    <w:rsid w:val="00707C8E"/>
    <w:rsid w:val="00717F88"/>
    <w:rsid w:val="00724698"/>
    <w:rsid w:val="00724EEB"/>
    <w:rsid w:val="00727699"/>
    <w:rsid w:val="0073690F"/>
    <w:rsid w:val="00736EDE"/>
    <w:rsid w:val="007509D8"/>
    <w:rsid w:val="00752058"/>
    <w:rsid w:val="00753DCF"/>
    <w:rsid w:val="0075489E"/>
    <w:rsid w:val="00755F2F"/>
    <w:rsid w:val="00757690"/>
    <w:rsid w:val="0076016D"/>
    <w:rsid w:val="00767638"/>
    <w:rsid w:val="0076779D"/>
    <w:rsid w:val="0077359A"/>
    <w:rsid w:val="00773617"/>
    <w:rsid w:val="007837F5"/>
    <w:rsid w:val="007877BD"/>
    <w:rsid w:val="00795A67"/>
    <w:rsid w:val="00795C9E"/>
    <w:rsid w:val="00797037"/>
    <w:rsid w:val="007A1B8C"/>
    <w:rsid w:val="007A3239"/>
    <w:rsid w:val="007A701A"/>
    <w:rsid w:val="007B057F"/>
    <w:rsid w:val="007C2BAC"/>
    <w:rsid w:val="007C36B1"/>
    <w:rsid w:val="007C6630"/>
    <w:rsid w:val="007C7F09"/>
    <w:rsid w:val="007D256A"/>
    <w:rsid w:val="007D3E72"/>
    <w:rsid w:val="007E33F9"/>
    <w:rsid w:val="007F08F0"/>
    <w:rsid w:val="007F3DAE"/>
    <w:rsid w:val="0080093D"/>
    <w:rsid w:val="008029CF"/>
    <w:rsid w:val="00804C5A"/>
    <w:rsid w:val="00806664"/>
    <w:rsid w:val="00806D6F"/>
    <w:rsid w:val="00811853"/>
    <w:rsid w:val="00812146"/>
    <w:rsid w:val="00812E96"/>
    <w:rsid w:val="00813464"/>
    <w:rsid w:val="00813EF5"/>
    <w:rsid w:val="00814EAC"/>
    <w:rsid w:val="00815832"/>
    <w:rsid w:val="00820D04"/>
    <w:rsid w:val="0082265E"/>
    <w:rsid w:val="00832B91"/>
    <w:rsid w:val="0083391C"/>
    <w:rsid w:val="008407CE"/>
    <w:rsid w:val="00862CFB"/>
    <w:rsid w:val="008633EE"/>
    <w:rsid w:val="008658D3"/>
    <w:rsid w:val="00873139"/>
    <w:rsid w:val="008746C4"/>
    <w:rsid w:val="00874ABE"/>
    <w:rsid w:val="00877C4C"/>
    <w:rsid w:val="0088131E"/>
    <w:rsid w:val="008834DD"/>
    <w:rsid w:val="0089283A"/>
    <w:rsid w:val="008C0E5B"/>
    <w:rsid w:val="008D56CF"/>
    <w:rsid w:val="008D6009"/>
    <w:rsid w:val="008D6721"/>
    <w:rsid w:val="008E6CCB"/>
    <w:rsid w:val="00905505"/>
    <w:rsid w:val="009128ED"/>
    <w:rsid w:val="009170A4"/>
    <w:rsid w:val="00932565"/>
    <w:rsid w:val="00940DA7"/>
    <w:rsid w:val="00945E5E"/>
    <w:rsid w:val="0094601F"/>
    <w:rsid w:val="00956F1A"/>
    <w:rsid w:val="00957418"/>
    <w:rsid w:val="009645D3"/>
    <w:rsid w:val="009653F0"/>
    <w:rsid w:val="0096556A"/>
    <w:rsid w:val="00967747"/>
    <w:rsid w:val="0097261B"/>
    <w:rsid w:val="00974E45"/>
    <w:rsid w:val="00982198"/>
    <w:rsid w:val="00982481"/>
    <w:rsid w:val="00990AC1"/>
    <w:rsid w:val="009920FA"/>
    <w:rsid w:val="009934CD"/>
    <w:rsid w:val="009A3EA2"/>
    <w:rsid w:val="009B25BA"/>
    <w:rsid w:val="009B2C3B"/>
    <w:rsid w:val="009B6441"/>
    <w:rsid w:val="009B681B"/>
    <w:rsid w:val="009D25FD"/>
    <w:rsid w:val="009D3033"/>
    <w:rsid w:val="009D5E5E"/>
    <w:rsid w:val="009E1DF0"/>
    <w:rsid w:val="009E387E"/>
    <w:rsid w:val="009F059D"/>
    <w:rsid w:val="009F3321"/>
    <w:rsid w:val="009F3406"/>
    <w:rsid w:val="009F384D"/>
    <w:rsid w:val="009F789F"/>
    <w:rsid w:val="00A0636A"/>
    <w:rsid w:val="00A24D8B"/>
    <w:rsid w:val="00A26D89"/>
    <w:rsid w:val="00A32054"/>
    <w:rsid w:val="00A34480"/>
    <w:rsid w:val="00A373E5"/>
    <w:rsid w:val="00A5057D"/>
    <w:rsid w:val="00A62AC3"/>
    <w:rsid w:val="00A66C1A"/>
    <w:rsid w:val="00A70C21"/>
    <w:rsid w:val="00A70D86"/>
    <w:rsid w:val="00A742BC"/>
    <w:rsid w:val="00A776D7"/>
    <w:rsid w:val="00A8206D"/>
    <w:rsid w:val="00A82916"/>
    <w:rsid w:val="00A8297C"/>
    <w:rsid w:val="00A851F8"/>
    <w:rsid w:val="00A90BEE"/>
    <w:rsid w:val="00A97E38"/>
    <w:rsid w:val="00AA795C"/>
    <w:rsid w:val="00AB1736"/>
    <w:rsid w:val="00AB57AA"/>
    <w:rsid w:val="00AB7BB1"/>
    <w:rsid w:val="00AC34DF"/>
    <w:rsid w:val="00AC38BE"/>
    <w:rsid w:val="00AD55B6"/>
    <w:rsid w:val="00AE213A"/>
    <w:rsid w:val="00AE520B"/>
    <w:rsid w:val="00AE7F58"/>
    <w:rsid w:val="00AF1133"/>
    <w:rsid w:val="00AF3352"/>
    <w:rsid w:val="00AF3E35"/>
    <w:rsid w:val="00AF4F34"/>
    <w:rsid w:val="00B01A5D"/>
    <w:rsid w:val="00B02F45"/>
    <w:rsid w:val="00B060AD"/>
    <w:rsid w:val="00B134F6"/>
    <w:rsid w:val="00B13FE0"/>
    <w:rsid w:val="00B151FC"/>
    <w:rsid w:val="00B17640"/>
    <w:rsid w:val="00B266B7"/>
    <w:rsid w:val="00B26CE3"/>
    <w:rsid w:val="00B27C93"/>
    <w:rsid w:val="00B473B6"/>
    <w:rsid w:val="00B623A6"/>
    <w:rsid w:val="00B62F60"/>
    <w:rsid w:val="00B720C1"/>
    <w:rsid w:val="00B77A2A"/>
    <w:rsid w:val="00B851E1"/>
    <w:rsid w:val="00B918FF"/>
    <w:rsid w:val="00B951BA"/>
    <w:rsid w:val="00BA5214"/>
    <w:rsid w:val="00BA67AC"/>
    <w:rsid w:val="00BB75F6"/>
    <w:rsid w:val="00BC31C9"/>
    <w:rsid w:val="00BD20ED"/>
    <w:rsid w:val="00BD44DB"/>
    <w:rsid w:val="00BD5477"/>
    <w:rsid w:val="00BD6946"/>
    <w:rsid w:val="00BE0CC1"/>
    <w:rsid w:val="00BE1C31"/>
    <w:rsid w:val="00BE26B4"/>
    <w:rsid w:val="00BE417D"/>
    <w:rsid w:val="00BE441E"/>
    <w:rsid w:val="00BE74EE"/>
    <w:rsid w:val="00BE795E"/>
    <w:rsid w:val="00BF619F"/>
    <w:rsid w:val="00C03823"/>
    <w:rsid w:val="00C11D11"/>
    <w:rsid w:val="00C13BAB"/>
    <w:rsid w:val="00C1410A"/>
    <w:rsid w:val="00C17643"/>
    <w:rsid w:val="00C23E74"/>
    <w:rsid w:val="00C24BAF"/>
    <w:rsid w:val="00C33BAB"/>
    <w:rsid w:val="00C37818"/>
    <w:rsid w:val="00C47064"/>
    <w:rsid w:val="00C63383"/>
    <w:rsid w:val="00C6379C"/>
    <w:rsid w:val="00C65F9D"/>
    <w:rsid w:val="00C7738C"/>
    <w:rsid w:val="00C81C18"/>
    <w:rsid w:val="00C86FE6"/>
    <w:rsid w:val="00C87312"/>
    <w:rsid w:val="00C93A8E"/>
    <w:rsid w:val="00C93DDE"/>
    <w:rsid w:val="00C94F6C"/>
    <w:rsid w:val="00CA1F81"/>
    <w:rsid w:val="00CA7B61"/>
    <w:rsid w:val="00CB2139"/>
    <w:rsid w:val="00CC164D"/>
    <w:rsid w:val="00CC203B"/>
    <w:rsid w:val="00CC2927"/>
    <w:rsid w:val="00CC5D95"/>
    <w:rsid w:val="00CC7736"/>
    <w:rsid w:val="00CD1D44"/>
    <w:rsid w:val="00CE1A0C"/>
    <w:rsid w:val="00CE22D9"/>
    <w:rsid w:val="00CE2AF5"/>
    <w:rsid w:val="00CE6DBA"/>
    <w:rsid w:val="00CF13E8"/>
    <w:rsid w:val="00CF154B"/>
    <w:rsid w:val="00D00278"/>
    <w:rsid w:val="00D04862"/>
    <w:rsid w:val="00D04C60"/>
    <w:rsid w:val="00D12659"/>
    <w:rsid w:val="00D15A89"/>
    <w:rsid w:val="00D22595"/>
    <w:rsid w:val="00D22C78"/>
    <w:rsid w:val="00D256D7"/>
    <w:rsid w:val="00D25C8F"/>
    <w:rsid w:val="00D26087"/>
    <w:rsid w:val="00D26A55"/>
    <w:rsid w:val="00D331AA"/>
    <w:rsid w:val="00D35C54"/>
    <w:rsid w:val="00D35CDD"/>
    <w:rsid w:val="00D42CCA"/>
    <w:rsid w:val="00D4656B"/>
    <w:rsid w:val="00D47C4D"/>
    <w:rsid w:val="00D55D4B"/>
    <w:rsid w:val="00D60971"/>
    <w:rsid w:val="00D62058"/>
    <w:rsid w:val="00D62693"/>
    <w:rsid w:val="00D65EC0"/>
    <w:rsid w:val="00D66A9B"/>
    <w:rsid w:val="00D67B40"/>
    <w:rsid w:val="00D71197"/>
    <w:rsid w:val="00D71DC9"/>
    <w:rsid w:val="00D7322C"/>
    <w:rsid w:val="00D73C42"/>
    <w:rsid w:val="00D76F5F"/>
    <w:rsid w:val="00D80271"/>
    <w:rsid w:val="00D802AF"/>
    <w:rsid w:val="00D80D98"/>
    <w:rsid w:val="00D826AC"/>
    <w:rsid w:val="00D8364C"/>
    <w:rsid w:val="00D9032E"/>
    <w:rsid w:val="00D90EBF"/>
    <w:rsid w:val="00D95857"/>
    <w:rsid w:val="00DA0DAB"/>
    <w:rsid w:val="00DA75C8"/>
    <w:rsid w:val="00DB0C0C"/>
    <w:rsid w:val="00DB523E"/>
    <w:rsid w:val="00DC136E"/>
    <w:rsid w:val="00DC32BC"/>
    <w:rsid w:val="00DE48DD"/>
    <w:rsid w:val="00DE7309"/>
    <w:rsid w:val="00DE7567"/>
    <w:rsid w:val="00DF0D3C"/>
    <w:rsid w:val="00DF0D73"/>
    <w:rsid w:val="00DF2BC6"/>
    <w:rsid w:val="00DF2D4F"/>
    <w:rsid w:val="00DF3DFA"/>
    <w:rsid w:val="00DF506A"/>
    <w:rsid w:val="00E01630"/>
    <w:rsid w:val="00E069EC"/>
    <w:rsid w:val="00E07C16"/>
    <w:rsid w:val="00E11B02"/>
    <w:rsid w:val="00E143C7"/>
    <w:rsid w:val="00E349C0"/>
    <w:rsid w:val="00E35E39"/>
    <w:rsid w:val="00E3686F"/>
    <w:rsid w:val="00E370B9"/>
    <w:rsid w:val="00E50A88"/>
    <w:rsid w:val="00E616E4"/>
    <w:rsid w:val="00E6192B"/>
    <w:rsid w:val="00E6476A"/>
    <w:rsid w:val="00E67241"/>
    <w:rsid w:val="00E753C4"/>
    <w:rsid w:val="00E84BCF"/>
    <w:rsid w:val="00E90CC9"/>
    <w:rsid w:val="00E911CC"/>
    <w:rsid w:val="00E95873"/>
    <w:rsid w:val="00E96941"/>
    <w:rsid w:val="00E97F03"/>
    <w:rsid w:val="00EA45CD"/>
    <w:rsid w:val="00EA4C6C"/>
    <w:rsid w:val="00EA647A"/>
    <w:rsid w:val="00EB0311"/>
    <w:rsid w:val="00EB3E96"/>
    <w:rsid w:val="00EB632A"/>
    <w:rsid w:val="00EC10D3"/>
    <w:rsid w:val="00EC5133"/>
    <w:rsid w:val="00EC6FF5"/>
    <w:rsid w:val="00ED4721"/>
    <w:rsid w:val="00EE2B3A"/>
    <w:rsid w:val="00EE2DAD"/>
    <w:rsid w:val="00EF0898"/>
    <w:rsid w:val="00EF1328"/>
    <w:rsid w:val="00EF6092"/>
    <w:rsid w:val="00F14FDE"/>
    <w:rsid w:val="00F2598B"/>
    <w:rsid w:val="00F340B4"/>
    <w:rsid w:val="00F359B3"/>
    <w:rsid w:val="00F45334"/>
    <w:rsid w:val="00F46409"/>
    <w:rsid w:val="00F612F0"/>
    <w:rsid w:val="00F648CC"/>
    <w:rsid w:val="00F6606B"/>
    <w:rsid w:val="00F71DAA"/>
    <w:rsid w:val="00F74A7B"/>
    <w:rsid w:val="00F7601C"/>
    <w:rsid w:val="00F76EAA"/>
    <w:rsid w:val="00F776A3"/>
    <w:rsid w:val="00F805FD"/>
    <w:rsid w:val="00F84E7A"/>
    <w:rsid w:val="00F864B5"/>
    <w:rsid w:val="00F938FC"/>
    <w:rsid w:val="00F94EE3"/>
    <w:rsid w:val="00FA02E0"/>
    <w:rsid w:val="00FA7900"/>
    <w:rsid w:val="00FB2CE7"/>
    <w:rsid w:val="00FB50B4"/>
    <w:rsid w:val="00FC2099"/>
    <w:rsid w:val="00FC4D63"/>
    <w:rsid w:val="00FC51D0"/>
    <w:rsid w:val="00FC61A0"/>
    <w:rsid w:val="00FD1EE6"/>
    <w:rsid w:val="00FD23C6"/>
    <w:rsid w:val="00FD4D64"/>
    <w:rsid w:val="00FD6252"/>
    <w:rsid w:val="00FE1954"/>
    <w:rsid w:val="00FE4460"/>
    <w:rsid w:val="00FF021E"/>
    <w:rsid w:val="00FF389D"/>
    <w:rsid w:val="00FF4EE9"/>
  </w:rsids>
  <m:mathPr>
    <m:mathFont m:val="Cambria Math"/>
    <m:brkBin m:val="before"/>
    <m:brkBinSub m:val="--"/>
    <m:smallFrac m:val="0"/>
    <m:dispDef/>
    <m:lMargin m:val="0"/>
    <m:rMargin m:val="0"/>
    <m:defJc m:val="centerGroup"/>
    <m:wrapIndent m:val="1440"/>
    <m:intLim m:val="subSup"/>
    <m:naryLim m:val="undOvr"/>
  </m:mathPr>
  <w:themeFontLang w:val="en-GB"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5642E"/>
  <w15:chartTrackingRefBased/>
  <w15:docId w15:val="{4E763D99-C7DD-7547-AB55-07F30627D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C10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C10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C10D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C10D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C10D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C10D3"/>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C10D3"/>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C10D3"/>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C10D3"/>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C10D3"/>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EC10D3"/>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EC10D3"/>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EC10D3"/>
    <w:rPr>
      <w:rFonts w:eastAsiaTheme="majorEastAsia" w:cstheme="majorBidi"/>
      <w:i/>
      <w:iCs/>
      <w:color w:val="0F4761" w:themeColor="accent1" w:themeShade="BF"/>
    </w:rPr>
  </w:style>
  <w:style w:type="character" w:customStyle="1" w:styleId="50">
    <w:name w:val="标题 5 字符"/>
    <w:basedOn w:val="a0"/>
    <w:link w:val="5"/>
    <w:uiPriority w:val="9"/>
    <w:semiHidden/>
    <w:rsid w:val="00EC10D3"/>
    <w:rPr>
      <w:rFonts w:eastAsiaTheme="majorEastAsia" w:cstheme="majorBidi"/>
      <w:color w:val="0F4761" w:themeColor="accent1" w:themeShade="BF"/>
    </w:rPr>
  </w:style>
  <w:style w:type="character" w:customStyle="1" w:styleId="60">
    <w:name w:val="标题 6 字符"/>
    <w:basedOn w:val="a0"/>
    <w:link w:val="6"/>
    <w:uiPriority w:val="9"/>
    <w:semiHidden/>
    <w:rsid w:val="00EC10D3"/>
    <w:rPr>
      <w:rFonts w:eastAsiaTheme="majorEastAsia" w:cstheme="majorBidi"/>
      <w:i/>
      <w:iCs/>
      <w:color w:val="595959" w:themeColor="text1" w:themeTint="A6"/>
    </w:rPr>
  </w:style>
  <w:style w:type="character" w:customStyle="1" w:styleId="70">
    <w:name w:val="标题 7 字符"/>
    <w:basedOn w:val="a0"/>
    <w:link w:val="7"/>
    <w:uiPriority w:val="9"/>
    <w:semiHidden/>
    <w:rsid w:val="00EC10D3"/>
    <w:rPr>
      <w:rFonts w:eastAsiaTheme="majorEastAsia" w:cstheme="majorBidi"/>
      <w:color w:val="595959" w:themeColor="text1" w:themeTint="A6"/>
    </w:rPr>
  </w:style>
  <w:style w:type="character" w:customStyle="1" w:styleId="80">
    <w:name w:val="标题 8 字符"/>
    <w:basedOn w:val="a0"/>
    <w:link w:val="8"/>
    <w:uiPriority w:val="9"/>
    <w:semiHidden/>
    <w:rsid w:val="00EC10D3"/>
    <w:rPr>
      <w:rFonts w:eastAsiaTheme="majorEastAsia" w:cstheme="majorBidi"/>
      <w:i/>
      <w:iCs/>
      <w:color w:val="272727" w:themeColor="text1" w:themeTint="D8"/>
    </w:rPr>
  </w:style>
  <w:style w:type="character" w:customStyle="1" w:styleId="90">
    <w:name w:val="标题 9 字符"/>
    <w:basedOn w:val="a0"/>
    <w:link w:val="9"/>
    <w:uiPriority w:val="9"/>
    <w:semiHidden/>
    <w:rsid w:val="00EC10D3"/>
    <w:rPr>
      <w:rFonts w:eastAsiaTheme="majorEastAsia" w:cstheme="majorBidi"/>
      <w:color w:val="272727" w:themeColor="text1" w:themeTint="D8"/>
    </w:rPr>
  </w:style>
  <w:style w:type="paragraph" w:styleId="a3">
    <w:name w:val="Title"/>
    <w:basedOn w:val="a"/>
    <w:next w:val="a"/>
    <w:link w:val="a4"/>
    <w:uiPriority w:val="10"/>
    <w:qFormat/>
    <w:rsid w:val="00EC10D3"/>
    <w:pPr>
      <w:spacing w:after="80"/>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C10D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C10D3"/>
    <w:pPr>
      <w:numPr>
        <w:ilvl w:val="1"/>
      </w:numPr>
      <w:spacing w:after="160"/>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EC10D3"/>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C10D3"/>
    <w:pPr>
      <w:spacing w:before="160" w:after="160"/>
      <w:jc w:val="center"/>
    </w:pPr>
    <w:rPr>
      <w:i/>
      <w:iCs/>
      <w:color w:val="404040" w:themeColor="text1" w:themeTint="BF"/>
    </w:rPr>
  </w:style>
  <w:style w:type="character" w:customStyle="1" w:styleId="a8">
    <w:name w:val="引用 字符"/>
    <w:basedOn w:val="a0"/>
    <w:link w:val="a7"/>
    <w:uiPriority w:val="29"/>
    <w:rsid w:val="00EC10D3"/>
    <w:rPr>
      <w:i/>
      <w:iCs/>
      <w:color w:val="404040" w:themeColor="text1" w:themeTint="BF"/>
    </w:rPr>
  </w:style>
  <w:style w:type="paragraph" w:styleId="a9">
    <w:name w:val="List Paragraph"/>
    <w:basedOn w:val="a"/>
    <w:uiPriority w:val="34"/>
    <w:qFormat/>
    <w:rsid w:val="00EC10D3"/>
    <w:pPr>
      <w:ind w:left="720"/>
      <w:contextualSpacing/>
    </w:pPr>
  </w:style>
  <w:style w:type="character" w:styleId="aa">
    <w:name w:val="Intense Emphasis"/>
    <w:basedOn w:val="a0"/>
    <w:uiPriority w:val="21"/>
    <w:qFormat/>
    <w:rsid w:val="00EC10D3"/>
    <w:rPr>
      <w:i/>
      <w:iCs/>
      <w:color w:val="0F4761" w:themeColor="accent1" w:themeShade="BF"/>
    </w:rPr>
  </w:style>
  <w:style w:type="paragraph" w:styleId="ab">
    <w:name w:val="Intense Quote"/>
    <w:basedOn w:val="a"/>
    <w:next w:val="a"/>
    <w:link w:val="ac"/>
    <w:uiPriority w:val="30"/>
    <w:qFormat/>
    <w:rsid w:val="00EC10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C10D3"/>
    <w:rPr>
      <w:i/>
      <w:iCs/>
      <w:color w:val="0F4761" w:themeColor="accent1" w:themeShade="BF"/>
    </w:rPr>
  </w:style>
  <w:style w:type="character" w:styleId="ad">
    <w:name w:val="Intense Reference"/>
    <w:basedOn w:val="a0"/>
    <w:uiPriority w:val="32"/>
    <w:qFormat/>
    <w:rsid w:val="00EC10D3"/>
    <w:rPr>
      <w:b/>
      <w:bCs/>
      <w:smallCaps/>
      <w:color w:val="0F4761" w:themeColor="accent1" w:themeShade="BF"/>
      <w:spacing w:val="5"/>
    </w:rPr>
  </w:style>
  <w:style w:type="paragraph" w:customStyle="1" w:styleId="s4">
    <w:name w:val="s4"/>
    <w:basedOn w:val="a"/>
    <w:rsid w:val="00EC10D3"/>
    <w:pPr>
      <w:spacing w:before="100" w:beforeAutospacing="1" w:after="100" w:afterAutospacing="1"/>
    </w:pPr>
    <w:rPr>
      <w:rFonts w:ascii="Times New Roman" w:eastAsia="Times New Roman" w:hAnsi="Times New Roman" w:cs="Times New Roman"/>
      <w:kern w:val="0"/>
      <w:lang w:bidi="th-TH"/>
      <w14:ligatures w14:val="none"/>
    </w:rPr>
  </w:style>
  <w:style w:type="character" w:customStyle="1" w:styleId="s2">
    <w:name w:val="s2"/>
    <w:basedOn w:val="a0"/>
    <w:rsid w:val="00EC10D3"/>
  </w:style>
  <w:style w:type="character" w:customStyle="1" w:styleId="s3">
    <w:name w:val="s3"/>
    <w:basedOn w:val="a0"/>
    <w:rsid w:val="00EC10D3"/>
  </w:style>
  <w:style w:type="character" w:customStyle="1" w:styleId="apple-converted-space">
    <w:name w:val="apple-converted-space"/>
    <w:basedOn w:val="a0"/>
    <w:rsid w:val="00EC10D3"/>
  </w:style>
  <w:style w:type="paragraph" w:customStyle="1" w:styleId="s6">
    <w:name w:val="s6"/>
    <w:basedOn w:val="a"/>
    <w:rsid w:val="00EC10D3"/>
    <w:pPr>
      <w:spacing w:before="100" w:beforeAutospacing="1" w:after="100" w:afterAutospacing="1"/>
    </w:pPr>
    <w:rPr>
      <w:rFonts w:ascii="Times New Roman" w:eastAsia="Times New Roman" w:hAnsi="Times New Roman" w:cs="Times New Roman"/>
      <w:kern w:val="0"/>
      <w:lang w:bidi="th-TH"/>
      <w14:ligatures w14:val="none"/>
    </w:rPr>
  </w:style>
  <w:style w:type="character" w:customStyle="1" w:styleId="s5">
    <w:name w:val="s5"/>
    <w:basedOn w:val="a0"/>
    <w:rsid w:val="00EC10D3"/>
  </w:style>
  <w:style w:type="paragraph" w:customStyle="1" w:styleId="s8">
    <w:name w:val="s8"/>
    <w:basedOn w:val="a"/>
    <w:rsid w:val="00EC10D3"/>
    <w:pPr>
      <w:spacing w:before="100" w:beforeAutospacing="1" w:after="100" w:afterAutospacing="1"/>
    </w:pPr>
    <w:rPr>
      <w:rFonts w:ascii="Times New Roman" w:eastAsia="Times New Roman" w:hAnsi="Times New Roman" w:cs="Times New Roman"/>
      <w:kern w:val="0"/>
      <w:lang w:bidi="th-TH"/>
      <w14:ligatures w14:val="none"/>
    </w:rPr>
  </w:style>
  <w:style w:type="character" w:customStyle="1" w:styleId="s7">
    <w:name w:val="s7"/>
    <w:basedOn w:val="a0"/>
    <w:rsid w:val="00EC10D3"/>
  </w:style>
  <w:style w:type="paragraph" w:customStyle="1" w:styleId="s11">
    <w:name w:val="s11"/>
    <w:basedOn w:val="a"/>
    <w:rsid w:val="00EC10D3"/>
    <w:pPr>
      <w:spacing w:before="100" w:beforeAutospacing="1" w:after="100" w:afterAutospacing="1"/>
    </w:pPr>
    <w:rPr>
      <w:rFonts w:ascii="Times New Roman" w:eastAsia="Times New Roman" w:hAnsi="Times New Roman" w:cs="Times New Roman"/>
      <w:kern w:val="0"/>
      <w:lang w:bidi="th-TH"/>
      <w14:ligatures w14:val="none"/>
    </w:rPr>
  </w:style>
  <w:style w:type="character" w:customStyle="1" w:styleId="s9">
    <w:name w:val="s9"/>
    <w:basedOn w:val="a0"/>
    <w:rsid w:val="00EC10D3"/>
  </w:style>
  <w:style w:type="character" w:customStyle="1" w:styleId="s10">
    <w:name w:val="s10"/>
    <w:basedOn w:val="a0"/>
    <w:rsid w:val="00EC10D3"/>
  </w:style>
  <w:style w:type="paragraph" w:customStyle="1" w:styleId="s12">
    <w:name w:val="s12"/>
    <w:basedOn w:val="a"/>
    <w:rsid w:val="00EC10D3"/>
    <w:pPr>
      <w:spacing w:before="100" w:beforeAutospacing="1" w:after="100" w:afterAutospacing="1"/>
    </w:pPr>
    <w:rPr>
      <w:rFonts w:ascii="Times New Roman" w:eastAsia="Times New Roman" w:hAnsi="Times New Roman" w:cs="Times New Roman"/>
      <w:kern w:val="0"/>
      <w:lang w:bidi="th-TH"/>
      <w14:ligatures w14:val="none"/>
    </w:rPr>
  </w:style>
  <w:style w:type="paragraph" w:customStyle="1" w:styleId="s14">
    <w:name w:val="s14"/>
    <w:basedOn w:val="a"/>
    <w:rsid w:val="00EC10D3"/>
    <w:pPr>
      <w:spacing w:before="100" w:beforeAutospacing="1" w:after="100" w:afterAutospacing="1"/>
    </w:pPr>
    <w:rPr>
      <w:rFonts w:ascii="Times New Roman" w:eastAsia="Times New Roman" w:hAnsi="Times New Roman" w:cs="Times New Roman"/>
      <w:kern w:val="0"/>
      <w:lang w:bidi="th-TH"/>
      <w14:ligatures w14:val="none"/>
    </w:rPr>
  </w:style>
  <w:style w:type="character" w:customStyle="1" w:styleId="s13">
    <w:name w:val="s13"/>
    <w:basedOn w:val="a0"/>
    <w:rsid w:val="00EC10D3"/>
  </w:style>
  <w:style w:type="paragraph" w:customStyle="1" w:styleId="s16">
    <w:name w:val="s16"/>
    <w:basedOn w:val="a"/>
    <w:rsid w:val="00EC10D3"/>
    <w:pPr>
      <w:spacing w:before="100" w:beforeAutospacing="1" w:after="100" w:afterAutospacing="1"/>
    </w:pPr>
    <w:rPr>
      <w:rFonts w:ascii="Times New Roman" w:eastAsia="Times New Roman" w:hAnsi="Times New Roman" w:cs="Times New Roman"/>
      <w:kern w:val="0"/>
      <w:lang w:bidi="th-TH"/>
      <w14:ligatures w14:val="none"/>
    </w:rPr>
  </w:style>
  <w:style w:type="character" w:customStyle="1" w:styleId="s15">
    <w:name w:val="s15"/>
    <w:basedOn w:val="a0"/>
    <w:rsid w:val="00EC10D3"/>
  </w:style>
  <w:style w:type="paragraph" w:customStyle="1" w:styleId="s17">
    <w:name w:val="s17"/>
    <w:basedOn w:val="a"/>
    <w:rsid w:val="00EC10D3"/>
    <w:pPr>
      <w:spacing w:before="100" w:beforeAutospacing="1" w:after="100" w:afterAutospacing="1"/>
    </w:pPr>
    <w:rPr>
      <w:rFonts w:ascii="Times New Roman" w:eastAsia="Times New Roman" w:hAnsi="Times New Roman" w:cs="Times New Roman"/>
      <w:kern w:val="0"/>
      <w:lang w:bidi="th-TH"/>
      <w14:ligatures w14:val="none"/>
    </w:rPr>
  </w:style>
  <w:style w:type="paragraph" w:customStyle="1" w:styleId="s20">
    <w:name w:val="s20"/>
    <w:basedOn w:val="a"/>
    <w:rsid w:val="00EC10D3"/>
    <w:pPr>
      <w:spacing w:before="100" w:beforeAutospacing="1" w:after="100" w:afterAutospacing="1"/>
    </w:pPr>
    <w:rPr>
      <w:rFonts w:ascii="Times New Roman" w:eastAsia="Times New Roman" w:hAnsi="Times New Roman" w:cs="Times New Roman"/>
      <w:kern w:val="0"/>
      <w:lang w:bidi="th-TH"/>
      <w14:ligatures w14:val="none"/>
    </w:rPr>
  </w:style>
  <w:style w:type="character" w:customStyle="1" w:styleId="s18">
    <w:name w:val="s18"/>
    <w:basedOn w:val="a0"/>
    <w:rsid w:val="00EC10D3"/>
  </w:style>
  <w:style w:type="character" w:customStyle="1" w:styleId="s19">
    <w:name w:val="s19"/>
    <w:basedOn w:val="a0"/>
    <w:rsid w:val="00EC10D3"/>
  </w:style>
  <w:style w:type="paragraph" w:customStyle="1" w:styleId="s25">
    <w:name w:val="s25"/>
    <w:basedOn w:val="a"/>
    <w:rsid w:val="00EC10D3"/>
    <w:pPr>
      <w:spacing w:before="100" w:beforeAutospacing="1" w:after="100" w:afterAutospacing="1"/>
    </w:pPr>
    <w:rPr>
      <w:rFonts w:ascii="Times New Roman" w:eastAsia="Times New Roman" w:hAnsi="Times New Roman" w:cs="Times New Roman"/>
      <w:kern w:val="0"/>
      <w:lang w:bidi="th-TH"/>
      <w14:ligatures w14:val="none"/>
    </w:rPr>
  </w:style>
  <w:style w:type="character" w:customStyle="1" w:styleId="s23">
    <w:name w:val="s23"/>
    <w:basedOn w:val="a0"/>
    <w:rsid w:val="00EC10D3"/>
  </w:style>
  <w:style w:type="character" w:customStyle="1" w:styleId="s24">
    <w:name w:val="s24"/>
    <w:basedOn w:val="a0"/>
    <w:rsid w:val="00EC10D3"/>
  </w:style>
  <w:style w:type="paragraph" w:customStyle="1" w:styleId="s26">
    <w:name w:val="s26"/>
    <w:basedOn w:val="a"/>
    <w:rsid w:val="00EC10D3"/>
    <w:pPr>
      <w:spacing w:before="100" w:beforeAutospacing="1" w:after="100" w:afterAutospacing="1"/>
    </w:pPr>
    <w:rPr>
      <w:rFonts w:ascii="Times New Roman" w:eastAsia="Times New Roman" w:hAnsi="Times New Roman" w:cs="Times New Roman"/>
      <w:kern w:val="0"/>
      <w:lang w:bidi="th-TH"/>
      <w14:ligatures w14:val="none"/>
    </w:rPr>
  </w:style>
  <w:style w:type="paragraph" w:customStyle="1" w:styleId="s28">
    <w:name w:val="s28"/>
    <w:basedOn w:val="a"/>
    <w:rsid w:val="00EC10D3"/>
    <w:pPr>
      <w:spacing w:before="100" w:beforeAutospacing="1" w:after="100" w:afterAutospacing="1"/>
    </w:pPr>
    <w:rPr>
      <w:rFonts w:ascii="Times New Roman" w:eastAsia="Times New Roman" w:hAnsi="Times New Roman" w:cs="Times New Roman"/>
      <w:kern w:val="0"/>
      <w:lang w:bidi="th-TH"/>
      <w14:ligatures w14:val="none"/>
    </w:rPr>
  </w:style>
  <w:style w:type="character" w:customStyle="1" w:styleId="s27">
    <w:name w:val="s27"/>
    <w:basedOn w:val="a0"/>
    <w:rsid w:val="00EC10D3"/>
  </w:style>
  <w:style w:type="paragraph" w:styleId="ae">
    <w:name w:val="Revision"/>
    <w:hidden/>
    <w:uiPriority w:val="99"/>
    <w:semiHidden/>
    <w:rsid w:val="00E969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7</Pages>
  <Words>2597</Words>
  <Characters>14804</Characters>
  <Application>Microsoft Office Word</Application>
  <DocSecurity>0</DocSecurity>
  <Lines>123</Lines>
  <Paragraphs>34</Paragraphs>
  <ScaleCrop>false</ScaleCrop>
  <Company/>
  <LinksUpToDate>false</LinksUpToDate>
  <CharactersWithSpaces>17367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 Jacques</dc:creator>
  <cp:keywords/>
  <dc:description/>
  <cp:lastModifiedBy>Janine Zhan</cp:lastModifiedBy>
  <cp:revision>2</cp:revision>
  <dcterms:created xsi:type="dcterms:W3CDTF">2026-06-09T03:48:00Z</dcterms:created>
  <dcterms:modified xsi:type="dcterms:W3CDTF">2026-06-09T03:48:00Z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94af9df-86b3-4256-b5d7-9645d6800bfb_Enabled">
    <vt:lpwstr>true</vt:lpwstr>
  </property>
  <property fmtid="{D5CDD505-2E9C-101B-9397-08002B2CF9AE}" pid="3" name="MSIP_Label_a94af9df-86b3-4256-b5d7-9645d6800bfb_SetDate">
    <vt:lpwstr>2026-05-29T20:13:21Z</vt:lpwstr>
  </property>
  <property fmtid="{D5CDD505-2E9C-101B-9397-08002B2CF9AE}" pid="4" name="MSIP_Label_a94af9df-86b3-4256-b5d7-9645d6800bfb_Method">
    <vt:lpwstr>Privileged</vt:lpwstr>
  </property>
  <property fmtid="{D5CDD505-2E9C-101B-9397-08002B2CF9AE}" pid="5" name="MSIP_Label_a94af9df-86b3-4256-b5d7-9645d6800bfb_Name">
    <vt:lpwstr>a94af9df-86b3-4256-b5d7-9645d6800bfb</vt:lpwstr>
  </property>
  <property fmtid="{D5CDD505-2E9C-101B-9397-08002B2CF9AE}" pid="6" name="MSIP_Label_a94af9df-86b3-4256-b5d7-9645d6800bfb_SiteId">
    <vt:lpwstr>ae326a90-5548-4db0-a52c-9b8e317c2010</vt:lpwstr>
  </property>
  <property fmtid="{D5CDD505-2E9C-101B-9397-08002B2CF9AE}" pid="7" name="MSIP_Label_a94af9df-86b3-4256-b5d7-9645d6800bfb_ActionId">
    <vt:lpwstr>7d4a85e2-0e1e-4c5b-83ec-40a23c6420b2</vt:lpwstr>
  </property>
  <property fmtid="{D5CDD505-2E9C-101B-9397-08002B2CF9AE}" pid="8" name="MSIP_Label_a94af9df-86b3-4256-b5d7-9645d6800bfb_ContentBits">
    <vt:lpwstr>0</vt:lpwstr>
  </property>
  <property fmtid="{D5CDD505-2E9C-101B-9397-08002B2CF9AE}" pid="9" name="MSIP_Label_a94af9df-86b3-4256-b5d7-9645d6800bfb_Tag">
    <vt:lpwstr>50, 0, 1, 1</vt:lpwstr>
  </property>
</Properties>
</file>