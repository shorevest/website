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FC15D" w14:textId="7DC4433A" w:rsidR="00F5753B" w:rsidRPr="00FB7B9E" w:rsidRDefault="00000000">
      <w:pPr>
        <w:spacing w:after="100"/>
        <w:rPr>
          <w:rFonts w:ascii="Times New Roman" w:hAnsi="Times New Roman" w:cs="Times New Roman"/>
        </w:rPr>
      </w:pPr>
      <w:r w:rsidRPr="00FB7B9E">
        <w:rPr>
          <w:rFonts w:ascii="Times New Roman" w:hAnsi="Times New Roman" w:cs="Times New Roman"/>
          <w:b/>
          <w:bCs/>
        </w:rPr>
        <w:t>ShoreVest Partners, Ltd.</w:t>
      </w:r>
      <w:r w:rsidRPr="00FB7B9E">
        <w:rPr>
          <w:rFonts w:ascii="Times New Roman" w:eastAsia="宋体" w:hAnsi="Times New Roman" w:cs="Times New Roman"/>
          <w:b/>
          <w:bCs/>
        </w:rPr>
        <w:t xml:space="preserve">   </w:t>
      </w:r>
      <w:del w:id="0" w:author="Janine Zhan" w:date="2026-06-09T13:43:00Z" w16du:dateUtc="2026-06-09T05:43:00Z">
        <w:r w:rsidRPr="00FB7B9E" w:rsidDel="00D13F4A">
          <w:rPr>
            <w:rFonts w:ascii="Times New Roman" w:eastAsia="宋体" w:hAnsi="Times New Roman" w:cs="Times New Roman"/>
            <w:b/>
            <w:bCs/>
          </w:rPr>
          <w:delText>新岁资本</w:delText>
        </w:r>
      </w:del>
      <w:ins w:id="1" w:author="Janine Zhan" w:date="2026-06-09T13:43:00Z" w16du:dateUtc="2026-06-09T05:43:00Z">
        <w:r w:rsidR="00D13F4A">
          <w:rPr>
            <w:rFonts w:ascii="Times New Roman" w:eastAsia="宋体" w:hAnsi="Times New Roman" w:cs="Times New Roman" w:hint="eastAsia"/>
            <w:b/>
            <w:bCs/>
          </w:rPr>
          <w:t xml:space="preserve"> </w:t>
        </w:r>
        <w:r w:rsidR="00D13F4A">
          <w:rPr>
            <w:rFonts w:ascii="Times New Roman" w:eastAsia="宋体" w:hAnsi="Times New Roman" w:cs="Times New Roman" w:hint="eastAsia"/>
            <w:b/>
            <w:bCs/>
          </w:rPr>
          <w:t>新岸资本</w:t>
        </w:r>
      </w:ins>
    </w:p>
    <w:p w14:paraId="27E9D0BF" w14:textId="77777777" w:rsidR="00F5753B" w:rsidRPr="00FB7B9E" w:rsidRDefault="00000000">
      <w:pPr>
        <w:spacing w:after="80"/>
        <w:rPr>
          <w:rFonts w:ascii="Times New Roman" w:hAnsi="Times New Roman" w:cs="Times New Roman"/>
        </w:rPr>
      </w:pPr>
      <w:r w:rsidRPr="00FB7B9E">
        <w:rPr>
          <w:rFonts w:ascii="Times New Roman" w:hAnsi="Times New Roman" w:cs="Times New Roman"/>
          <w:b/>
          <w:bCs/>
        </w:rPr>
        <w:t>Cookie Notice</w:t>
      </w:r>
    </w:p>
    <w:p w14:paraId="4FF9FF8F" w14:textId="77777777" w:rsidR="00F5753B" w:rsidRPr="00FB7B9E" w:rsidRDefault="00000000">
      <w:pPr>
        <w:spacing w:after="40"/>
        <w:rPr>
          <w:rFonts w:ascii="Times New Roman" w:hAnsi="Times New Roman" w:cs="Times New Roman"/>
        </w:rPr>
      </w:pPr>
      <w:r w:rsidRPr="00FB7B9E">
        <w:rPr>
          <w:rFonts w:ascii="Times New Roman" w:eastAsia="宋体" w:hAnsi="Times New Roman" w:cs="Times New Roman"/>
          <w:b/>
          <w:bCs/>
        </w:rPr>
        <w:t>Cookie</w:t>
      </w:r>
      <w:r w:rsidRPr="00FB7B9E">
        <w:rPr>
          <w:rFonts w:ascii="Times New Roman" w:eastAsia="宋体" w:hAnsi="Times New Roman" w:cs="Times New Roman"/>
          <w:b/>
          <w:bCs/>
        </w:rPr>
        <w:t>通知</w:t>
      </w:r>
    </w:p>
    <w:p w14:paraId="44CDF86D" w14:textId="77777777" w:rsidR="00F5753B" w:rsidRPr="00FB7B9E" w:rsidRDefault="00000000">
      <w:pPr>
        <w:spacing w:after="240"/>
        <w:rPr>
          <w:rFonts w:ascii="Times New Roman" w:hAnsi="Times New Roman" w:cs="Times New Roman"/>
        </w:rPr>
      </w:pPr>
      <w:r w:rsidRPr="00FB7B9E">
        <w:rPr>
          <w:rFonts w:ascii="Times New Roman" w:hAnsi="Times New Roman" w:cs="Times New Roman"/>
          <w:i/>
          <w:iCs/>
        </w:rPr>
        <w:t>Effective Date: 8 April 2026</w:t>
      </w:r>
      <w:r w:rsidRPr="00FB7B9E">
        <w:rPr>
          <w:rFonts w:ascii="Times New Roman" w:eastAsia="宋体" w:hAnsi="Times New Roman" w:cs="Times New Roman"/>
          <w:i/>
          <w:iCs/>
        </w:rPr>
        <w:t xml:space="preserve">   </w:t>
      </w:r>
      <w:r w:rsidRPr="00FB7B9E">
        <w:rPr>
          <w:rFonts w:ascii="Times New Roman" w:eastAsia="宋体" w:hAnsi="Times New Roman" w:cs="Times New Roman"/>
          <w:i/>
          <w:iCs/>
        </w:rPr>
        <w:t>生效日期：</w:t>
      </w:r>
      <w:r w:rsidRPr="00FB7B9E">
        <w:rPr>
          <w:rFonts w:ascii="Times New Roman" w:eastAsia="宋体" w:hAnsi="Times New Roman" w:cs="Times New Roman"/>
          <w:i/>
          <w:iCs/>
        </w:rPr>
        <w:t>2026</w:t>
      </w:r>
      <w:r w:rsidRPr="00FB7B9E">
        <w:rPr>
          <w:rFonts w:ascii="Times New Roman" w:eastAsia="宋体" w:hAnsi="Times New Roman" w:cs="Times New Roman"/>
          <w:i/>
          <w:iCs/>
        </w:rPr>
        <w:t>年</w:t>
      </w:r>
      <w:r w:rsidRPr="00FB7B9E">
        <w:rPr>
          <w:rFonts w:ascii="Times New Roman" w:eastAsia="宋体" w:hAnsi="Times New Roman" w:cs="Times New Roman"/>
          <w:i/>
          <w:iCs/>
        </w:rPr>
        <w:t>4</w:t>
      </w:r>
      <w:r w:rsidRPr="00FB7B9E">
        <w:rPr>
          <w:rFonts w:ascii="Times New Roman" w:eastAsia="宋体" w:hAnsi="Times New Roman" w:cs="Times New Roman"/>
          <w:i/>
          <w:iCs/>
        </w:rPr>
        <w:t>月</w:t>
      </w:r>
      <w:r w:rsidRPr="00FB7B9E">
        <w:rPr>
          <w:rFonts w:ascii="Times New Roman" w:eastAsia="宋体" w:hAnsi="Times New Roman" w:cs="Times New Roman"/>
          <w:i/>
          <w:iCs/>
        </w:rPr>
        <w:t>8</w:t>
      </w:r>
      <w:r w:rsidRPr="00FB7B9E">
        <w:rPr>
          <w:rFonts w:ascii="Times New Roman" w:eastAsia="宋体" w:hAnsi="Times New Roman" w:cs="Times New Roman"/>
          <w:i/>
          <w:iCs/>
        </w:rPr>
        <w:t>日</w:t>
      </w:r>
    </w:p>
    <w:p w14:paraId="2CC04185" w14:textId="77777777" w:rsidR="00F5753B" w:rsidRPr="00FB7B9E" w:rsidRDefault="00F5753B">
      <w:pPr>
        <w:pBdr>
          <w:bottom w:val="single" w:sz="4" w:space="1" w:color="333333"/>
        </w:pBdr>
        <w:spacing w:before="40" w:after="200"/>
        <w:rPr>
          <w:rFonts w:ascii="Times New Roman" w:hAnsi="Times New Roman" w:cs="Times New Roman"/>
        </w:rPr>
      </w:pPr>
    </w:p>
    <w:p w14:paraId="669E4F93"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This Cookie Notice explains how ShoreVest Partners, Ltd. and its relevant affiliates (collectively, ShoreVest, we, us or our) use cookies and similar tracking technologies on this website (the Site).</w:t>
      </w:r>
    </w:p>
    <w:p w14:paraId="625FA672" w14:textId="1EF0EB38"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本</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通知说明</w:t>
      </w:r>
      <w:del w:id="2" w:author="Janine Zhan" w:date="2026-06-09T13:43:00Z" w16du:dateUtc="2026-06-09T05:43:00Z">
        <w:r w:rsidRPr="00FB7B9E" w:rsidDel="00D13F4A">
          <w:rPr>
            <w:rFonts w:ascii="Times New Roman" w:eastAsia="宋体" w:hAnsi="Times New Roman" w:cs="Times New Roman" w:hint="eastAsia"/>
            <w:color w:val="333333"/>
          </w:rPr>
          <w:delText>新岁资本伙伴有限公司</w:delText>
        </w:r>
      </w:del>
      <w:ins w:id="3" w:author="Janine Zhan" w:date="2026-06-09T13:43:00Z" w16du:dateUtc="2026-06-09T05:43:00Z">
        <w:r w:rsidR="00D13F4A">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及其相关关联公司（统称「</w:t>
      </w:r>
      <w:del w:id="4" w:author="Janine Zhan" w:date="2026-06-09T13:44:00Z" w16du:dateUtc="2026-06-09T05:44:00Z">
        <w:r w:rsidRPr="00FB7B9E" w:rsidDel="00D13F4A">
          <w:rPr>
            <w:rFonts w:ascii="Times New Roman" w:eastAsia="宋体" w:hAnsi="Times New Roman" w:cs="Times New Roman"/>
            <w:color w:val="333333"/>
          </w:rPr>
          <w:delText>新岁资本</w:delText>
        </w:r>
      </w:del>
      <w:ins w:id="5" w:author="Janine Zhan" w:date="2026-06-09T13:44:00Z" w16du:dateUtc="2026-06-09T05:44:00Z">
        <w:r w:rsidR="00D13F4A">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」、「我们」或「我方」）如何在本网站（「本网站」）上使用</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及类似追踪技术。</w:t>
      </w:r>
    </w:p>
    <w:p w14:paraId="0A8160C6" w14:textId="77777777" w:rsidR="00F5753B" w:rsidRPr="00FB7B9E" w:rsidRDefault="00F5753B">
      <w:pPr>
        <w:spacing w:before="60" w:after="60"/>
        <w:rPr>
          <w:rFonts w:ascii="Times New Roman" w:hAnsi="Times New Roman" w:cs="Times New Roman"/>
        </w:rPr>
      </w:pPr>
    </w:p>
    <w:p w14:paraId="206A3AFD"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This Cookie Notice should be read together with the Privacy Policy, Terms of Use and Legal Notices and Disclaimers. In the event of any inconsistency, those documents prevail. Where required by applicable law, ShoreVest will seek your consent before deploying non-essential cookies.</w:t>
      </w:r>
    </w:p>
    <w:p w14:paraId="2665B216" w14:textId="738FB901"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本</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通知应与隐私政策、使用条款及法律声明与免责声明一并阅读。如存在不一致，以后者为准。在适用法律要求的情况下，</w:t>
      </w:r>
      <w:del w:id="6" w:author="Janine Zhan" w:date="2026-06-09T13:45:00Z" w16du:dateUtc="2026-06-09T05:45:00Z">
        <w:r w:rsidRPr="00FB7B9E" w:rsidDel="00D13F4A">
          <w:rPr>
            <w:rFonts w:ascii="Times New Roman" w:eastAsia="宋体" w:hAnsi="Times New Roman" w:cs="Times New Roman"/>
            <w:color w:val="333333"/>
          </w:rPr>
          <w:delText>新岁资本</w:delText>
        </w:r>
      </w:del>
      <w:ins w:id="7" w:author="Janine Zhan" w:date="2026-06-09T13:45:00Z" w16du:dateUtc="2026-06-09T05:45:00Z">
        <w:r w:rsidR="00D13F4A">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将在</w:t>
      </w:r>
      <w:proofErr w:type="gramStart"/>
      <w:r w:rsidRPr="00FB7B9E">
        <w:rPr>
          <w:rFonts w:ascii="Times New Roman" w:eastAsia="宋体" w:hAnsi="Times New Roman" w:cs="Times New Roman"/>
          <w:color w:val="333333"/>
        </w:rPr>
        <w:t>部署非</w:t>
      </w:r>
      <w:proofErr w:type="gramEnd"/>
      <w:r w:rsidRPr="00FB7B9E">
        <w:rPr>
          <w:rFonts w:ascii="Times New Roman" w:eastAsia="宋体" w:hAnsi="Times New Roman" w:cs="Times New Roman"/>
          <w:color w:val="333333"/>
        </w:rPr>
        <w:t>必要</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前寻求您的同意。</w:t>
      </w:r>
    </w:p>
    <w:p w14:paraId="266DB5FC"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1. Scope and application</w:t>
      </w:r>
      <w:r w:rsidRPr="00FB7B9E">
        <w:rPr>
          <w:rFonts w:ascii="Times New Roman" w:eastAsia="宋体" w:hAnsi="Times New Roman" w:cs="Times New Roman"/>
          <w:sz w:val="22"/>
          <w:szCs w:val="22"/>
        </w:rPr>
        <w:t xml:space="preserve">  1. </w:t>
      </w:r>
      <w:r w:rsidRPr="00FB7B9E">
        <w:rPr>
          <w:rFonts w:ascii="Times New Roman" w:eastAsia="宋体" w:hAnsi="Times New Roman" w:cs="Times New Roman"/>
          <w:sz w:val="22"/>
          <w:szCs w:val="22"/>
        </w:rPr>
        <w:t>范围与适用</w:t>
      </w:r>
    </w:p>
    <w:p w14:paraId="59EB3CAB"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This Cookie Notice applies to all users of the Site, including visitors to public pages and users accessing restricted or investor-only areas. Certain features of the Site may not function properly without the use of strictly necessary cookies.</w:t>
      </w:r>
    </w:p>
    <w:p w14:paraId="308347D6"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本</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通知适用于本网站的所有用户，包括公开页面的访问者以及访问限制或仅投资者区域的用户。在不使用严格必要</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的情况下，本网站的某些功能可能无法正常运行。</w:t>
      </w:r>
    </w:p>
    <w:p w14:paraId="37679CCF"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2. What are cookies</w:t>
      </w:r>
      <w:r w:rsidRPr="00FB7B9E">
        <w:rPr>
          <w:rFonts w:ascii="Times New Roman" w:eastAsia="宋体" w:hAnsi="Times New Roman" w:cs="Times New Roman"/>
          <w:sz w:val="22"/>
          <w:szCs w:val="22"/>
        </w:rPr>
        <w:t xml:space="preserve">  2. </w:t>
      </w:r>
      <w:r w:rsidRPr="00FB7B9E">
        <w:rPr>
          <w:rFonts w:ascii="Times New Roman" w:eastAsia="宋体" w:hAnsi="Times New Roman" w:cs="Times New Roman"/>
          <w:sz w:val="22"/>
          <w:szCs w:val="22"/>
        </w:rPr>
        <w:t>什么是</w:t>
      </w:r>
      <w:r w:rsidRPr="00FB7B9E">
        <w:rPr>
          <w:rFonts w:ascii="Times New Roman" w:eastAsia="宋体" w:hAnsi="Times New Roman" w:cs="Times New Roman"/>
          <w:sz w:val="22"/>
          <w:szCs w:val="22"/>
        </w:rPr>
        <w:t xml:space="preserve"> Cookie</w:t>
      </w:r>
    </w:p>
    <w:p w14:paraId="1CF7704B"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Cookies are small text files placed on your device when you visit a website. ShoreVest may also use local storage objects, web beacons, pixels, tracking tags, device identifiers and server-side logging mechanisms. For the purposes of this Notice, all such technologies are referred to collectively as cookies.</w:t>
      </w:r>
    </w:p>
    <w:p w14:paraId="5B9B9E79" w14:textId="48E76AD9"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 xml:space="preserve">Cookie </w:t>
      </w:r>
      <w:r w:rsidRPr="00FB7B9E">
        <w:rPr>
          <w:rFonts w:ascii="Times New Roman" w:eastAsia="宋体" w:hAnsi="Times New Roman" w:cs="Times New Roman"/>
          <w:color w:val="333333"/>
        </w:rPr>
        <w:t>是您访问网站时存放在您设备上的小型文本文件。</w:t>
      </w:r>
      <w:del w:id="8" w:author="Janine Zhan" w:date="2026-06-09T13:53:00Z" w16du:dateUtc="2026-06-09T05:53:00Z">
        <w:r w:rsidRPr="00FB7B9E" w:rsidDel="00D45354">
          <w:rPr>
            <w:rFonts w:ascii="Times New Roman" w:eastAsia="宋体" w:hAnsi="Times New Roman" w:cs="Times New Roman"/>
            <w:color w:val="333333"/>
          </w:rPr>
          <w:delText>新岁资本</w:delText>
        </w:r>
      </w:del>
      <w:ins w:id="9" w:author="Janine Zhan" w:date="2026-06-09T13:53:00Z" w16du:dateUtc="2026-06-09T05:53:00Z">
        <w:r w:rsidR="00D45354">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还可能使用本地存储对象、网页信标、像素、追踪标签、设备标识符及服务器端日志机制。就本通知而言，所有此类技术统称为「</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w:t>
      </w:r>
    </w:p>
    <w:p w14:paraId="7C1B6EC1"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3. Categories of cookies</w:t>
      </w:r>
      <w:r w:rsidRPr="00FB7B9E">
        <w:rPr>
          <w:rFonts w:ascii="Times New Roman" w:eastAsia="宋体" w:hAnsi="Times New Roman" w:cs="Times New Roman"/>
          <w:sz w:val="22"/>
          <w:szCs w:val="22"/>
        </w:rPr>
        <w:t xml:space="preserve">  3. Cookie </w:t>
      </w:r>
      <w:r w:rsidRPr="00FB7B9E">
        <w:rPr>
          <w:rFonts w:ascii="Times New Roman" w:eastAsia="宋体" w:hAnsi="Times New Roman" w:cs="Times New Roman"/>
          <w:sz w:val="22"/>
          <w:szCs w:val="22"/>
        </w:rPr>
        <w:t>类别</w:t>
      </w:r>
    </w:p>
    <w:p w14:paraId="4374EA68"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(a) Strictly necessary cookies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a</w:t>
      </w:r>
      <w:r w:rsidRPr="00FB7B9E">
        <w:rPr>
          <w:rFonts w:ascii="Times New Roman" w:eastAsia="宋体" w:hAnsi="Times New Roman" w:cs="Times New Roman"/>
          <w:sz w:val="22"/>
          <w:szCs w:val="22"/>
        </w:rPr>
        <w:t>）严格必要的</w:t>
      </w:r>
      <w:r w:rsidRPr="00FB7B9E">
        <w:rPr>
          <w:rFonts w:ascii="Times New Roman" w:eastAsia="宋体" w:hAnsi="Times New Roman" w:cs="Times New Roman"/>
          <w:sz w:val="22"/>
          <w:szCs w:val="22"/>
        </w:rPr>
        <w:t xml:space="preserve"> Cookie</w:t>
      </w:r>
    </w:p>
    <w:p w14:paraId="77518134"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Essential for the operation, security and integrity of the Site, including page navigation, session management, fraud prevention and access control. No consent is required or sought.</w:t>
      </w:r>
    </w:p>
    <w:p w14:paraId="0CD6978A"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对于本网站的运营、安全性及完整性至关重要，包括页面导航、会话管理、防欺诈及访问控制。无需寻求或获取同意。</w:t>
      </w:r>
    </w:p>
    <w:p w14:paraId="1F802F20"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(b) Performance and analytics cookies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b</w:t>
      </w:r>
      <w:r w:rsidRPr="00FB7B9E">
        <w:rPr>
          <w:rFonts w:ascii="Times New Roman" w:eastAsia="宋体" w:hAnsi="Times New Roman" w:cs="Times New Roman"/>
          <w:sz w:val="22"/>
          <w:szCs w:val="22"/>
        </w:rPr>
        <w:t>）性能与分析</w:t>
      </w:r>
      <w:r w:rsidRPr="00FB7B9E">
        <w:rPr>
          <w:rFonts w:ascii="Times New Roman" w:eastAsia="宋体" w:hAnsi="Times New Roman" w:cs="Times New Roman"/>
          <w:sz w:val="22"/>
          <w:szCs w:val="22"/>
        </w:rPr>
        <w:t xml:space="preserve"> Cookie</w:t>
      </w:r>
    </w:p>
    <w:p w14:paraId="139C95A0"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Collect aggregated data on how users interact with the Site to improve functionality and experience. In jurisdictions requiring prior consent, including those subject to EU GDPR and UK GDPR, these cookies are deployed only after obtaining explicit consent. ShoreVest does not rely on legitimate interests as the basis for analytics cookies where prior consent is required.</w:t>
      </w:r>
    </w:p>
    <w:p w14:paraId="7924DB09" w14:textId="7292CB65"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lastRenderedPageBreak/>
        <w:t>收集有关用户与本网站互动的汇总数据，以改善功能和体验。在需要事先同意的司法区（包括适用欧盟及英国《通用数据保护条例》的地区），此类</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仅在获得明确同意后方可部署。</w:t>
      </w:r>
      <w:del w:id="10" w:author="Janine Zhan" w:date="2026-06-09T14:27:00Z" w16du:dateUtc="2026-06-09T06:27:00Z">
        <w:r w:rsidRPr="00FB7B9E" w:rsidDel="00746E7B">
          <w:rPr>
            <w:rFonts w:ascii="Times New Roman" w:eastAsia="宋体" w:hAnsi="Times New Roman" w:cs="Times New Roman"/>
            <w:color w:val="333333"/>
          </w:rPr>
          <w:delText>新岁资本</w:delText>
        </w:r>
      </w:del>
      <w:ins w:id="11" w:author="Janine Zhan" w:date="2026-06-09T14:28:00Z" w16du:dateUtc="2026-06-09T06:28: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不将合法利益作为需要事先同意的司法区分析</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的依据。</w:t>
      </w:r>
    </w:p>
    <w:p w14:paraId="15F3E627"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(c) Preference and functionality cookies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c</w:t>
      </w:r>
      <w:r w:rsidRPr="00FB7B9E">
        <w:rPr>
          <w:rFonts w:ascii="Times New Roman" w:eastAsia="宋体" w:hAnsi="Times New Roman" w:cs="Times New Roman"/>
          <w:sz w:val="22"/>
          <w:szCs w:val="22"/>
        </w:rPr>
        <w:t>）偏好与功能</w:t>
      </w:r>
      <w:r w:rsidRPr="00FB7B9E">
        <w:rPr>
          <w:rFonts w:ascii="Times New Roman" w:eastAsia="宋体" w:hAnsi="Times New Roman" w:cs="Times New Roman"/>
          <w:sz w:val="22"/>
          <w:szCs w:val="22"/>
        </w:rPr>
        <w:t xml:space="preserve"> Cookie</w:t>
      </w:r>
    </w:p>
    <w:p w14:paraId="48D11FA3"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Allow the Site to remember user choices such as language preferences and display settings. Deployed only with prior consent where required by applicable law.</w:t>
      </w:r>
    </w:p>
    <w:p w14:paraId="19B79645"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使本网站能够记忆用户选择，如语言偏好及显示设置。在适用法律要求的情况下，仅在获得事先同意后方可部署。</w:t>
      </w:r>
    </w:p>
    <w:p w14:paraId="330C97AE"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(d) Security and access control cookies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d</w:t>
      </w:r>
      <w:r w:rsidRPr="00FB7B9E">
        <w:rPr>
          <w:rFonts w:ascii="Times New Roman" w:eastAsia="宋体" w:hAnsi="Times New Roman" w:cs="Times New Roman"/>
          <w:sz w:val="22"/>
          <w:szCs w:val="22"/>
        </w:rPr>
        <w:t>）安全与访问控制</w:t>
      </w:r>
      <w:r w:rsidRPr="00FB7B9E">
        <w:rPr>
          <w:rFonts w:ascii="Times New Roman" w:eastAsia="宋体" w:hAnsi="Times New Roman" w:cs="Times New Roman"/>
          <w:sz w:val="22"/>
          <w:szCs w:val="22"/>
        </w:rPr>
        <w:t xml:space="preserve"> Cookie</w:t>
      </w:r>
    </w:p>
    <w:p w14:paraId="0523B40C"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 xml:space="preserve">Used in restricted or investor-access areas to authenticate users, maintain secure sessions, enforce access controls and detect suspicious activity. Deployed </w:t>
      </w:r>
      <w:proofErr w:type="gramStart"/>
      <w:r w:rsidRPr="00FB7B9E">
        <w:rPr>
          <w:rFonts w:ascii="Times New Roman" w:hAnsi="Times New Roman" w:cs="Times New Roman"/>
        </w:rPr>
        <w:t>on the basis of</w:t>
      </w:r>
      <w:proofErr w:type="gramEnd"/>
      <w:r w:rsidRPr="00FB7B9E">
        <w:rPr>
          <w:rFonts w:ascii="Times New Roman" w:hAnsi="Times New Roman" w:cs="Times New Roman"/>
        </w:rPr>
        <w:t xml:space="preserve"> legitimate interests in protecting the Site and its users.</w:t>
      </w:r>
    </w:p>
    <w:p w14:paraId="45BEEEED"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在限制或投资者访问区域用于验证用户、维护安全会话、执行访问控制及检测可疑活动。基于保护本网站及其用户的合法利益进行部署。</w:t>
      </w:r>
    </w:p>
    <w:p w14:paraId="48E0C746"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(e) Third-party cookies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e</w:t>
      </w:r>
      <w:r w:rsidRPr="00FB7B9E">
        <w:rPr>
          <w:rFonts w:ascii="Times New Roman" w:eastAsia="宋体" w:hAnsi="Times New Roman" w:cs="Times New Roman"/>
          <w:sz w:val="22"/>
          <w:szCs w:val="22"/>
        </w:rPr>
        <w:t>）第三方</w:t>
      </w:r>
      <w:r w:rsidRPr="00FB7B9E">
        <w:rPr>
          <w:rFonts w:ascii="Times New Roman" w:eastAsia="宋体" w:hAnsi="Times New Roman" w:cs="Times New Roman"/>
          <w:sz w:val="22"/>
          <w:szCs w:val="22"/>
        </w:rPr>
        <w:t xml:space="preserve"> Cookie</w:t>
      </w:r>
    </w:p>
    <w:p w14:paraId="7249A5B6"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May be set by third-party service providers including analytics tools, hosting infrastructure, content delivery networks and cybersecurity services. ShoreVest does not control the independent practices of these providers. A summary of principal cookies in use is available on request from privacy@shorevest.com.</w:t>
      </w:r>
    </w:p>
    <w:p w14:paraId="0E673CCB" w14:textId="0A03FDAF"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可能由第三方服务提供商设置，包括分析工具、托管基础设施、内容分发网络及网络安全服务提供商。</w:t>
      </w:r>
      <w:del w:id="12" w:author="Janine Zhan" w:date="2026-06-09T14:28:00Z" w16du:dateUtc="2026-06-09T06:28:00Z">
        <w:r w:rsidRPr="00FB7B9E" w:rsidDel="00746E7B">
          <w:rPr>
            <w:rFonts w:ascii="Times New Roman" w:eastAsia="宋体" w:hAnsi="Times New Roman" w:cs="Times New Roman"/>
            <w:color w:val="333333"/>
          </w:rPr>
          <w:delText>新岁资本</w:delText>
        </w:r>
      </w:del>
      <w:ins w:id="13" w:author="Janine Zhan" w:date="2026-06-09T14:28:00Z" w16du:dateUtc="2026-06-09T06:28: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无法控制此类提供商的独立做法。如需了解目前使用的主要</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汇总，请至</w:t>
      </w:r>
      <w:r w:rsidRPr="00FB7B9E">
        <w:rPr>
          <w:rFonts w:ascii="Times New Roman" w:eastAsia="宋体" w:hAnsi="Times New Roman" w:cs="Times New Roman"/>
          <w:color w:val="333333"/>
        </w:rPr>
        <w:t xml:space="preserve"> privacy@shorevest.com </w:t>
      </w:r>
      <w:r w:rsidRPr="00FB7B9E">
        <w:rPr>
          <w:rFonts w:ascii="Times New Roman" w:eastAsia="宋体" w:hAnsi="Times New Roman" w:cs="Times New Roman"/>
          <w:color w:val="333333"/>
        </w:rPr>
        <w:t>查询。</w:t>
      </w:r>
    </w:p>
    <w:p w14:paraId="2993ED06"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4. Duration</w:t>
      </w:r>
      <w:r w:rsidRPr="00FB7B9E">
        <w:rPr>
          <w:rFonts w:ascii="Times New Roman" w:eastAsia="宋体" w:hAnsi="Times New Roman" w:cs="Times New Roman"/>
          <w:sz w:val="22"/>
          <w:szCs w:val="22"/>
        </w:rPr>
        <w:t xml:space="preserve">  4. </w:t>
      </w:r>
      <w:r w:rsidRPr="00FB7B9E">
        <w:rPr>
          <w:rFonts w:ascii="Times New Roman" w:eastAsia="宋体" w:hAnsi="Times New Roman" w:cs="Times New Roman"/>
          <w:sz w:val="22"/>
          <w:szCs w:val="22"/>
        </w:rPr>
        <w:t>有效期</w:t>
      </w:r>
    </w:p>
    <w:p w14:paraId="2AF8B847"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Cookies may be session cookies deleted on browser close, or persistent cookies remaining for a defined period. Retention periods vary by purpose and technical requirements.</w:t>
      </w:r>
    </w:p>
    <w:p w14:paraId="22C23F01"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 xml:space="preserve">Cookie </w:t>
      </w:r>
      <w:r w:rsidRPr="00FB7B9E">
        <w:rPr>
          <w:rFonts w:ascii="Times New Roman" w:eastAsia="宋体" w:hAnsi="Times New Roman" w:cs="Times New Roman"/>
          <w:color w:val="333333"/>
        </w:rPr>
        <w:t>可分为会话</w:t>
      </w:r>
      <w:r w:rsidRPr="00FB7B9E">
        <w:rPr>
          <w:rFonts w:ascii="Times New Roman" w:eastAsia="宋体" w:hAnsi="Times New Roman" w:cs="Times New Roman"/>
          <w:color w:val="333333"/>
        </w:rPr>
        <w:t xml:space="preserve"> Cookie</w:t>
      </w:r>
      <w:r w:rsidRPr="00FB7B9E">
        <w:rPr>
          <w:rFonts w:ascii="Times New Roman" w:eastAsia="宋体" w:hAnsi="Times New Roman" w:cs="Times New Roman"/>
          <w:color w:val="333333"/>
        </w:rPr>
        <w:t>（关闭浏览器后即删除）或持久性</w:t>
      </w:r>
      <w:r w:rsidRPr="00FB7B9E">
        <w:rPr>
          <w:rFonts w:ascii="Times New Roman" w:eastAsia="宋体" w:hAnsi="Times New Roman" w:cs="Times New Roman"/>
          <w:color w:val="333333"/>
        </w:rPr>
        <w:t xml:space="preserve"> Cookie</w:t>
      </w:r>
      <w:r w:rsidRPr="00FB7B9E">
        <w:rPr>
          <w:rFonts w:ascii="Times New Roman" w:eastAsia="宋体" w:hAnsi="Times New Roman" w:cs="Times New Roman"/>
          <w:color w:val="333333"/>
        </w:rPr>
        <w:t>（保留一定期限）。保留期限因目的及技术要求而异。</w:t>
      </w:r>
    </w:p>
    <w:p w14:paraId="10F7E095"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5. Legal basis and consent</w:t>
      </w:r>
      <w:r w:rsidRPr="00FB7B9E">
        <w:rPr>
          <w:rFonts w:ascii="Times New Roman" w:eastAsia="宋体" w:hAnsi="Times New Roman" w:cs="Times New Roman"/>
          <w:sz w:val="22"/>
          <w:szCs w:val="22"/>
        </w:rPr>
        <w:t xml:space="preserve">  5. </w:t>
      </w:r>
      <w:r w:rsidRPr="00FB7B9E">
        <w:rPr>
          <w:rFonts w:ascii="Times New Roman" w:eastAsia="宋体" w:hAnsi="Times New Roman" w:cs="Times New Roman"/>
          <w:sz w:val="22"/>
          <w:szCs w:val="22"/>
        </w:rPr>
        <w:t>法律依据与同意</w:t>
      </w:r>
    </w:p>
    <w:p w14:paraId="106F7818"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Strictly necessary cookies require no consent. Performance, analytics and preference cookies are deployed only where required legal standards are met; in jurisdictions requiring prior consent, these are deployed only after explicit consent via the cookie consent interface. ShoreVest will implement consent banners or controls where required by applicable law.</w:t>
      </w:r>
    </w:p>
    <w:p w14:paraId="1F5EDA88" w14:textId="11314A01"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严格必要的</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无需同意。性能、分析及偏好</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仅在符合法律标准的情况下部署；在需要事先同意的司法区，仅在通过</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同意界面获得明确同意后方可部署。</w:t>
      </w:r>
      <w:del w:id="14" w:author="Janine Zhan" w:date="2026-06-09T14:28:00Z" w16du:dateUtc="2026-06-09T06:28:00Z">
        <w:r w:rsidRPr="00FB7B9E" w:rsidDel="00746E7B">
          <w:rPr>
            <w:rFonts w:ascii="Times New Roman" w:eastAsia="宋体" w:hAnsi="Times New Roman" w:cs="Times New Roman"/>
            <w:color w:val="333333"/>
          </w:rPr>
          <w:delText>新岁资本</w:delText>
        </w:r>
      </w:del>
      <w:ins w:id="15" w:author="Janine Zhan" w:date="2026-06-09T14:28:00Z" w16du:dateUtc="2026-06-09T06:28: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将在适用法律要求的地方实施</w:t>
      </w:r>
      <w:proofErr w:type="gramStart"/>
      <w:r w:rsidRPr="00FB7B9E">
        <w:rPr>
          <w:rFonts w:ascii="Times New Roman" w:eastAsia="宋体" w:hAnsi="Times New Roman" w:cs="Times New Roman"/>
          <w:color w:val="333333"/>
        </w:rPr>
        <w:t>同意弹窗或</w:t>
      </w:r>
      <w:proofErr w:type="gramEnd"/>
      <w:r w:rsidRPr="00FB7B9E">
        <w:rPr>
          <w:rFonts w:ascii="Times New Roman" w:eastAsia="宋体" w:hAnsi="Times New Roman" w:cs="Times New Roman"/>
          <w:color w:val="333333"/>
        </w:rPr>
        <w:t>控制项。</w:t>
      </w:r>
    </w:p>
    <w:p w14:paraId="14F25486"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6. Managing cookies</w:t>
      </w:r>
      <w:r w:rsidRPr="00FB7B9E">
        <w:rPr>
          <w:rFonts w:ascii="Times New Roman" w:eastAsia="宋体" w:hAnsi="Times New Roman" w:cs="Times New Roman"/>
          <w:sz w:val="22"/>
          <w:szCs w:val="22"/>
        </w:rPr>
        <w:t xml:space="preserve">  6. </w:t>
      </w:r>
      <w:r w:rsidRPr="00FB7B9E">
        <w:rPr>
          <w:rFonts w:ascii="Times New Roman" w:eastAsia="宋体" w:hAnsi="Times New Roman" w:cs="Times New Roman"/>
          <w:sz w:val="22"/>
          <w:szCs w:val="22"/>
        </w:rPr>
        <w:t>管理</w:t>
      </w:r>
      <w:r w:rsidRPr="00FB7B9E">
        <w:rPr>
          <w:rFonts w:ascii="Times New Roman" w:eastAsia="宋体" w:hAnsi="Times New Roman" w:cs="Times New Roman"/>
          <w:sz w:val="22"/>
          <w:szCs w:val="22"/>
        </w:rPr>
        <w:t xml:space="preserve"> Cookie</w:t>
      </w:r>
    </w:p>
    <w:p w14:paraId="2FA1463D"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(a) Consent interface</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a</w:t>
      </w:r>
      <w:r w:rsidRPr="00FB7B9E">
        <w:rPr>
          <w:rFonts w:ascii="Times New Roman" w:eastAsia="宋体" w:hAnsi="Times New Roman" w:cs="Times New Roman"/>
          <w:sz w:val="22"/>
          <w:szCs w:val="22"/>
        </w:rPr>
        <w:t>）同意界面</w:t>
      </w:r>
    </w:p>
    <w:p w14:paraId="5910566B"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Where required by law, the Site will present a cookie consent interface before deploying non-essential cookies. Your preferences can be updated at any time. Withdrawing consent does not affect the lawfulness of prior cookie use.</w:t>
      </w:r>
    </w:p>
    <w:p w14:paraId="62D032EA"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lastRenderedPageBreak/>
        <w:t>在法律要求的情况下，本网站将在部署非必要</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前显示同意界面。您可随时更新偏好设置。撤回同意不影响撒回前已基于同意使用</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的合法性。</w:t>
      </w:r>
    </w:p>
    <w:p w14:paraId="683E385C"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(b) Browser settings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b</w:t>
      </w:r>
      <w:r w:rsidRPr="00FB7B9E">
        <w:rPr>
          <w:rFonts w:ascii="Times New Roman" w:eastAsia="宋体" w:hAnsi="Times New Roman" w:cs="Times New Roman"/>
          <w:sz w:val="22"/>
          <w:szCs w:val="22"/>
        </w:rPr>
        <w:t>）浏览器设置</w:t>
      </w:r>
    </w:p>
    <w:p w14:paraId="36051D34"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Most browsers allow you to view, delete or block cookies. Blocking certain cookies may affect Site functionality or security.</w:t>
      </w:r>
    </w:p>
    <w:p w14:paraId="7D3E306C"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大多数浏览器允许您查看、删除或拦截</w:t>
      </w:r>
      <w:r w:rsidRPr="00FB7B9E">
        <w:rPr>
          <w:rFonts w:ascii="Times New Roman" w:eastAsia="宋体" w:hAnsi="Times New Roman" w:cs="Times New Roman"/>
          <w:color w:val="333333"/>
        </w:rPr>
        <w:t xml:space="preserve"> Cookie</w:t>
      </w:r>
      <w:r w:rsidRPr="00FB7B9E">
        <w:rPr>
          <w:rFonts w:ascii="Times New Roman" w:eastAsia="宋体" w:hAnsi="Times New Roman" w:cs="Times New Roman"/>
          <w:color w:val="333333"/>
        </w:rPr>
        <w:t>。拦截某些</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可能影响网站功能或安全性。</w:t>
      </w:r>
    </w:p>
    <w:p w14:paraId="55D4ABF3" w14:textId="77777777" w:rsidR="00F5753B" w:rsidRPr="00FB7B9E" w:rsidRDefault="00000000">
      <w:pPr>
        <w:pStyle w:val="2"/>
        <w:rPr>
          <w:rFonts w:ascii="Times New Roman" w:hAnsi="Times New Roman" w:cs="Times New Roman"/>
          <w:sz w:val="22"/>
          <w:szCs w:val="22"/>
        </w:rPr>
      </w:pPr>
      <w:r w:rsidRPr="00FB7B9E">
        <w:rPr>
          <w:rFonts w:ascii="Times New Roman" w:hAnsi="Times New Roman" w:cs="Times New Roman"/>
          <w:sz w:val="22"/>
          <w:szCs w:val="22"/>
        </w:rPr>
        <w:t>(c) Device and platform controls</w:t>
      </w:r>
      <w:r w:rsidRPr="00FB7B9E">
        <w:rPr>
          <w:rFonts w:ascii="Times New Roman" w:eastAsia="宋体" w:hAnsi="Times New Roman" w:cs="Times New Roman"/>
          <w:sz w:val="22"/>
          <w:szCs w:val="22"/>
        </w:rPr>
        <w:t xml:space="preserve">  </w:t>
      </w:r>
      <w:r w:rsidRPr="00FB7B9E">
        <w:rPr>
          <w:rFonts w:ascii="Times New Roman" w:eastAsia="宋体" w:hAnsi="Times New Roman" w:cs="Times New Roman"/>
          <w:sz w:val="22"/>
          <w:szCs w:val="22"/>
        </w:rPr>
        <w:t>（</w:t>
      </w:r>
      <w:r w:rsidRPr="00FB7B9E">
        <w:rPr>
          <w:rFonts w:ascii="Times New Roman" w:eastAsia="宋体" w:hAnsi="Times New Roman" w:cs="Times New Roman"/>
          <w:sz w:val="22"/>
          <w:szCs w:val="22"/>
        </w:rPr>
        <w:t>c</w:t>
      </w:r>
      <w:r w:rsidRPr="00FB7B9E">
        <w:rPr>
          <w:rFonts w:ascii="Times New Roman" w:eastAsia="宋体" w:hAnsi="Times New Roman" w:cs="Times New Roman"/>
          <w:sz w:val="22"/>
          <w:szCs w:val="22"/>
        </w:rPr>
        <w:t>）设备与平台控制</w:t>
      </w:r>
    </w:p>
    <w:p w14:paraId="5AD567E9"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Certain devices or operating systems provide additional tracking controls. ShoreVest encourages users to review available settings on their specific device or platform.</w:t>
      </w:r>
    </w:p>
    <w:p w14:paraId="48003F4B" w14:textId="1F3BD05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某些设备或操作系统提供针对追踪技术的额外控制功能。</w:t>
      </w:r>
      <w:del w:id="16" w:author="Janine Zhan" w:date="2026-06-09T14:28:00Z" w16du:dateUtc="2026-06-09T06:28:00Z">
        <w:r w:rsidRPr="00FB7B9E" w:rsidDel="00746E7B">
          <w:rPr>
            <w:rFonts w:ascii="Times New Roman" w:eastAsia="宋体" w:hAnsi="Times New Roman" w:cs="Times New Roman"/>
            <w:color w:val="333333"/>
          </w:rPr>
          <w:delText>新岁资本</w:delText>
        </w:r>
      </w:del>
      <w:ins w:id="17" w:author="Janine Zhan" w:date="2026-06-09T14:28:00Z" w16du:dateUtc="2026-06-09T06:28: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鼓励用户查阅其具体设备或平台上的可用设置。</w:t>
      </w:r>
    </w:p>
    <w:p w14:paraId="4C88FE6E"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7. Third-party services</w:t>
      </w:r>
      <w:r w:rsidRPr="00FB7B9E">
        <w:rPr>
          <w:rFonts w:ascii="Times New Roman" w:eastAsia="宋体" w:hAnsi="Times New Roman" w:cs="Times New Roman"/>
          <w:sz w:val="22"/>
          <w:szCs w:val="22"/>
        </w:rPr>
        <w:t xml:space="preserve">  7. </w:t>
      </w:r>
      <w:r w:rsidRPr="00FB7B9E">
        <w:rPr>
          <w:rFonts w:ascii="Times New Roman" w:eastAsia="宋体" w:hAnsi="Times New Roman" w:cs="Times New Roman"/>
          <w:sz w:val="22"/>
          <w:szCs w:val="22"/>
        </w:rPr>
        <w:t>第三方服务</w:t>
      </w:r>
    </w:p>
    <w:p w14:paraId="3E95A82A"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Third-party service providers engaged by ShoreVest may set cookies and access related data under contractual arrangements requiring compliance with applicable data protection law. ShoreVest does not control the independent practices of these providers beyond those contractual requirements.</w:t>
      </w:r>
    </w:p>
    <w:p w14:paraId="0E6123CF" w14:textId="2635F0F4" w:rsidR="00F5753B" w:rsidRPr="00FB7B9E" w:rsidRDefault="00000000">
      <w:pPr>
        <w:spacing w:before="20" w:after="80"/>
        <w:jc w:val="both"/>
        <w:rPr>
          <w:rFonts w:ascii="Times New Roman" w:hAnsi="Times New Roman" w:cs="Times New Roman"/>
        </w:rPr>
      </w:pPr>
      <w:del w:id="18" w:author="Janine Zhan" w:date="2026-06-09T14:28:00Z" w16du:dateUtc="2026-06-09T06:28:00Z">
        <w:r w:rsidRPr="00FB7B9E" w:rsidDel="00746E7B">
          <w:rPr>
            <w:rFonts w:ascii="Times New Roman" w:eastAsia="宋体" w:hAnsi="Times New Roman" w:cs="Times New Roman"/>
            <w:color w:val="333333"/>
          </w:rPr>
          <w:delText>新岁资本</w:delText>
        </w:r>
      </w:del>
      <w:ins w:id="19" w:author="Janine Zhan" w:date="2026-06-09T14:28:00Z" w16du:dateUtc="2026-06-09T06:28:00Z">
        <w:r w:rsidR="00746E7B">
          <w:rPr>
            <w:rFonts w:ascii="Times New Roman" w:eastAsia="宋体" w:hAnsi="Times New Roman" w:cs="Times New Roman" w:hint="eastAsia"/>
            <w:color w:val="333333"/>
          </w:rPr>
          <w:t>新岸</w:t>
        </w:r>
        <w:proofErr w:type="gramStart"/>
        <w:r w:rsidR="00746E7B">
          <w:rPr>
            <w:rFonts w:ascii="Times New Roman" w:eastAsia="宋体" w:hAnsi="Times New Roman" w:cs="Times New Roman" w:hint="eastAsia"/>
            <w:color w:val="333333"/>
          </w:rPr>
          <w:t>资本</w:t>
        </w:r>
      </w:ins>
      <w:r w:rsidRPr="00FB7B9E">
        <w:rPr>
          <w:rFonts w:ascii="Times New Roman" w:eastAsia="宋体" w:hAnsi="Times New Roman" w:cs="Times New Roman"/>
          <w:color w:val="333333"/>
        </w:rPr>
        <w:t>聊就的</w:t>
      </w:r>
      <w:proofErr w:type="gramEnd"/>
      <w:r w:rsidRPr="00FB7B9E">
        <w:rPr>
          <w:rFonts w:ascii="Times New Roman" w:eastAsia="宋体" w:hAnsi="Times New Roman" w:cs="Times New Roman"/>
          <w:color w:val="333333"/>
        </w:rPr>
        <w:t>第三</w:t>
      </w:r>
      <w:proofErr w:type="gramStart"/>
      <w:r w:rsidRPr="00FB7B9E">
        <w:rPr>
          <w:rFonts w:ascii="Times New Roman" w:eastAsia="宋体" w:hAnsi="Times New Roman" w:cs="Times New Roman"/>
          <w:color w:val="333333"/>
        </w:rPr>
        <w:t>方服务</w:t>
      </w:r>
      <w:proofErr w:type="gramEnd"/>
      <w:r w:rsidRPr="00FB7B9E">
        <w:rPr>
          <w:rFonts w:ascii="Times New Roman" w:eastAsia="宋体" w:hAnsi="Times New Roman" w:cs="Times New Roman"/>
          <w:color w:val="333333"/>
        </w:rPr>
        <w:t>提供商可根据合同安排（要求其遵守适用数据保护法律）设置</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并访问相关数据。</w:t>
      </w:r>
      <w:del w:id="20" w:author="Janine Zhan" w:date="2026-06-09T14:30:00Z" w16du:dateUtc="2026-06-09T06:30:00Z">
        <w:r w:rsidRPr="00FB7B9E" w:rsidDel="001036C9">
          <w:rPr>
            <w:rFonts w:ascii="Times New Roman" w:eastAsia="宋体" w:hAnsi="Times New Roman" w:cs="Times New Roman"/>
            <w:color w:val="333333"/>
          </w:rPr>
          <w:delText>新岁资本</w:delText>
        </w:r>
      </w:del>
      <w:ins w:id="21" w:author="Janine Zhan" w:date="2026-06-09T14:30:00Z" w16du:dateUtc="2026-06-09T06:30:00Z">
        <w:r w:rsidR="001036C9">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对此类提供商在合同要求以外的独立行为不加以控制。</w:t>
      </w:r>
    </w:p>
    <w:p w14:paraId="3FA779CA"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8. International transfers</w:t>
      </w:r>
      <w:r w:rsidRPr="00FB7B9E">
        <w:rPr>
          <w:rFonts w:ascii="Times New Roman" w:eastAsia="宋体" w:hAnsi="Times New Roman" w:cs="Times New Roman"/>
          <w:sz w:val="22"/>
          <w:szCs w:val="22"/>
        </w:rPr>
        <w:t xml:space="preserve">  8. </w:t>
      </w:r>
      <w:r w:rsidRPr="00FB7B9E">
        <w:rPr>
          <w:rFonts w:ascii="Times New Roman" w:eastAsia="宋体" w:hAnsi="Times New Roman" w:cs="Times New Roman"/>
          <w:sz w:val="22"/>
          <w:szCs w:val="22"/>
        </w:rPr>
        <w:t>跨境传输</w:t>
      </w:r>
    </w:p>
    <w:p w14:paraId="16F82010"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Data collected through cookies may be processed in multiple jurisdictions where ShoreVest or its service providers operate. By using the Site, you acknowledge that such transfers may occur, subject to applicable legal safeguards described in the Privacy Policy.</w:t>
      </w:r>
    </w:p>
    <w:p w14:paraId="47F2CBF2" w14:textId="5D4100BF"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通过</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收集的数据可能在</w:t>
      </w:r>
      <w:del w:id="22" w:author="Janine Zhan" w:date="2026-06-09T14:28:00Z" w16du:dateUtc="2026-06-09T06:28:00Z">
        <w:r w:rsidRPr="00FB7B9E" w:rsidDel="00746E7B">
          <w:rPr>
            <w:rFonts w:ascii="Times New Roman" w:eastAsia="宋体" w:hAnsi="Times New Roman" w:cs="Times New Roman"/>
            <w:color w:val="333333"/>
          </w:rPr>
          <w:delText>新岁资本</w:delText>
        </w:r>
      </w:del>
      <w:ins w:id="23" w:author="Janine Zhan" w:date="2026-06-09T14:29:00Z" w16du:dateUtc="2026-06-09T06:29: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或其服务提供商运营所在的多个司法管辖区被处理。通过使用本网站，您确认在隐私政策所述适用法律保障措施的前提下，此类传输可能发生。</w:t>
      </w:r>
    </w:p>
    <w:p w14:paraId="4886DD5A"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9. Security</w:t>
      </w:r>
      <w:r w:rsidRPr="00FB7B9E">
        <w:rPr>
          <w:rFonts w:ascii="Times New Roman" w:eastAsia="宋体" w:hAnsi="Times New Roman" w:cs="Times New Roman"/>
          <w:sz w:val="22"/>
          <w:szCs w:val="22"/>
        </w:rPr>
        <w:t xml:space="preserve">  9. </w:t>
      </w:r>
      <w:r w:rsidRPr="00FB7B9E">
        <w:rPr>
          <w:rFonts w:ascii="Times New Roman" w:eastAsia="宋体" w:hAnsi="Times New Roman" w:cs="Times New Roman"/>
          <w:sz w:val="22"/>
          <w:szCs w:val="22"/>
        </w:rPr>
        <w:t>安全性</w:t>
      </w:r>
    </w:p>
    <w:p w14:paraId="78E6A8BF"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Cookies may form part of broader security measures to protect the Site from unauthorised access and detect malicious activity. No security system can be guaranteed to be completely effective. Users remain responsible for maintaining the security of their own devices and connections.</w:t>
      </w:r>
    </w:p>
    <w:p w14:paraId="43E4AC89" w14:textId="77777777"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 xml:space="preserve">Cookie </w:t>
      </w:r>
      <w:r w:rsidRPr="00FB7B9E">
        <w:rPr>
          <w:rFonts w:ascii="Times New Roman" w:eastAsia="宋体" w:hAnsi="Times New Roman" w:cs="Times New Roman"/>
          <w:color w:val="333333"/>
        </w:rPr>
        <w:t>可能作为更广治安全措施的一部分，用于保护本网站免受未授权访问及检测恶意活动。无法保证任何安全系统完全有效。用户仍负有维护自身设备及连接安全的责任。</w:t>
      </w:r>
    </w:p>
    <w:p w14:paraId="36BBD511"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t>10. Changes</w:t>
      </w:r>
      <w:r w:rsidRPr="00FB7B9E">
        <w:rPr>
          <w:rFonts w:ascii="Times New Roman" w:eastAsia="宋体" w:hAnsi="Times New Roman" w:cs="Times New Roman"/>
          <w:sz w:val="22"/>
          <w:szCs w:val="22"/>
        </w:rPr>
        <w:t xml:space="preserve">  10. </w:t>
      </w:r>
      <w:r w:rsidRPr="00FB7B9E">
        <w:rPr>
          <w:rFonts w:ascii="Times New Roman" w:eastAsia="宋体" w:hAnsi="Times New Roman" w:cs="Times New Roman"/>
          <w:sz w:val="22"/>
          <w:szCs w:val="22"/>
        </w:rPr>
        <w:t>变更</w:t>
      </w:r>
    </w:p>
    <w:p w14:paraId="5EE9CA16"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ShoreVest may update this Cookie Notice at any time. Any revised version will be posted with an updated effective date. Where changes to non-essential cookie usage are material and require fresh consent, ShoreVest will seek that consent before deploying the relevant cookies. Continued use of the Site where no fresh consent is required constitutes acknowledgement of the revised Notice.</w:t>
      </w:r>
    </w:p>
    <w:p w14:paraId="49FA90D3" w14:textId="6170931B" w:rsidR="00F5753B" w:rsidRPr="00FB7B9E" w:rsidRDefault="00000000">
      <w:pPr>
        <w:spacing w:before="20" w:after="80"/>
        <w:jc w:val="both"/>
        <w:rPr>
          <w:rFonts w:ascii="Times New Roman" w:hAnsi="Times New Roman" w:cs="Times New Roman"/>
        </w:rPr>
      </w:pPr>
      <w:del w:id="24" w:author="Janine Zhan" w:date="2026-06-09T14:29:00Z" w16du:dateUtc="2026-06-09T06:29:00Z">
        <w:r w:rsidRPr="00FB7B9E" w:rsidDel="00746E7B">
          <w:rPr>
            <w:rFonts w:ascii="Times New Roman" w:eastAsia="宋体" w:hAnsi="Times New Roman" w:cs="Times New Roman"/>
            <w:color w:val="333333"/>
          </w:rPr>
          <w:delText>新岁资本</w:delText>
        </w:r>
      </w:del>
      <w:ins w:id="25" w:author="Janine Zhan" w:date="2026-06-09T14:29:00Z" w16du:dateUtc="2026-06-09T06:29: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可随时更新本</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通知。任何修订版本将连同新生效日期一并公布。如非必要</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使用的变更属重大变更且需重新寻求同意，</w:t>
      </w:r>
      <w:del w:id="26" w:author="Janine Zhan" w:date="2026-06-09T14:29:00Z" w16du:dateUtc="2026-06-09T06:29:00Z">
        <w:r w:rsidRPr="00FB7B9E" w:rsidDel="00746E7B">
          <w:rPr>
            <w:rFonts w:ascii="Times New Roman" w:eastAsia="宋体" w:hAnsi="Times New Roman" w:cs="Times New Roman"/>
            <w:color w:val="333333"/>
          </w:rPr>
          <w:delText>新岁资本</w:delText>
        </w:r>
      </w:del>
      <w:ins w:id="27" w:author="Janine Zhan" w:date="2026-06-09T14:29:00Z" w16du:dateUtc="2026-06-09T06:29: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将在部署相关</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前寻求该同意。在无需重新寻求同意的情况下，在更新后继续使用本网站即表示确认修订后的通知。</w:t>
      </w:r>
    </w:p>
    <w:p w14:paraId="2C92B888" w14:textId="77777777" w:rsidR="00F5753B" w:rsidRPr="00FB7B9E" w:rsidRDefault="00000000">
      <w:pPr>
        <w:pStyle w:val="1"/>
        <w:rPr>
          <w:rFonts w:ascii="Times New Roman" w:hAnsi="Times New Roman" w:cs="Times New Roman"/>
          <w:sz w:val="22"/>
          <w:szCs w:val="22"/>
        </w:rPr>
      </w:pPr>
      <w:r w:rsidRPr="00FB7B9E">
        <w:rPr>
          <w:rFonts w:ascii="Times New Roman" w:hAnsi="Times New Roman" w:cs="Times New Roman"/>
          <w:sz w:val="22"/>
          <w:szCs w:val="22"/>
        </w:rPr>
        <w:lastRenderedPageBreak/>
        <w:t>11. Contact</w:t>
      </w:r>
      <w:r w:rsidRPr="00FB7B9E">
        <w:rPr>
          <w:rFonts w:ascii="Times New Roman" w:eastAsia="宋体" w:hAnsi="Times New Roman" w:cs="Times New Roman"/>
          <w:sz w:val="22"/>
          <w:szCs w:val="22"/>
        </w:rPr>
        <w:t xml:space="preserve">  11. </w:t>
      </w:r>
      <w:r w:rsidRPr="00FB7B9E">
        <w:rPr>
          <w:rFonts w:ascii="Times New Roman" w:eastAsia="宋体" w:hAnsi="Times New Roman" w:cs="Times New Roman"/>
          <w:sz w:val="22"/>
          <w:szCs w:val="22"/>
        </w:rPr>
        <w:t>联系方式</w:t>
      </w:r>
    </w:p>
    <w:p w14:paraId="13BE16FF" w14:textId="77777777" w:rsidR="00F5753B" w:rsidRPr="00FB7B9E" w:rsidRDefault="00000000">
      <w:pPr>
        <w:spacing w:before="60" w:after="20"/>
        <w:jc w:val="both"/>
        <w:rPr>
          <w:rFonts w:ascii="Times New Roman" w:hAnsi="Times New Roman" w:cs="Times New Roman"/>
        </w:rPr>
      </w:pPr>
      <w:r w:rsidRPr="00FB7B9E">
        <w:rPr>
          <w:rFonts w:ascii="Times New Roman" w:hAnsi="Times New Roman" w:cs="Times New Roman"/>
        </w:rPr>
        <w:t>For questions regarding this Cookie Notice or ShoreVest's use of cookies, please contact: privacy@shorevest.com</w:t>
      </w:r>
    </w:p>
    <w:p w14:paraId="7E84E317" w14:textId="4FD9BCCE" w:rsidR="00F5753B" w:rsidRPr="00FB7B9E" w:rsidRDefault="00000000">
      <w:pPr>
        <w:spacing w:before="20" w:after="80"/>
        <w:jc w:val="both"/>
        <w:rPr>
          <w:rFonts w:ascii="Times New Roman" w:hAnsi="Times New Roman" w:cs="Times New Roman"/>
        </w:rPr>
      </w:pPr>
      <w:r w:rsidRPr="00FB7B9E">
        <w:rPr>
          <w:rFonts w:ascii="Times New Roman" w:eastAsia="宋体" w:hAnsi="Times New Roman" w:cs="Times New Roman"/>
          <w:color w:val="333333"/>
        </w:rPr>
        <w:t>如就本</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通知或</w:t>
      </w:r>
      <w:del w:id="28" w:author="Janine Zhan" w:date="2026-06-09T14:29:00Z" w16du:dateUtc="2026-06-09T06:29:00Z">
        <w:r w:rsidRPr="00FB7B9E" w:rsidDel="00746E7B">
          <w:rPr>
            <w:rFonts w:ascii="Times New Roman" w:eastAsia="宋体" w:hAnsi="Times New Roman" w:cs="Times New Roman"/>
            <w:color w:val="333333"/>
          </w:rPr>
          <w:delText>新岁资本</w:delText>
        </w:r>
      </w:del>
      <w:ins w:id="29" w:author="Janine Zhan" w:date="2026-06-09T14:29:00Z" w16du:dateUtc="2026-06-09T06:29:00Z">
        <w:r w:rsidR="00746E7B">
          <w:rPr>
            <w:rFonts w:ascii="Times New Roman" w:eastAsia="宋体" w:hAnsi="Times New Roman" w:cs="Times New Roman" w:hint="eastAsia"/>
            <w:color w:val="333333"/>
          </w:rPr>
          <w:t>新岸资本</w:t>
        </w:r>
      </w:ins>
      <w:r w:rsidRPr="00FB7B9E">
        <w:rPr>
          <w:rFonts w:ascii="Times New Roman" w:eastAsia="宋体" w:hAnsi="Times New Roman" w:cs="Times New Roman"/>
          <w:color w:val="333333"/>
        </w:rPr>
        <w:t>使用</w:t>
      </w:r>
      <w:r w:rsidRPr="00FB7B9E">
        <w:rPr>
          <w:rFonts w:ascii="Times New Roman" w:eastAsia="宋体" w:hAnsi="Times New Roman" w:cs="Times New Roman"/>
          <w:color w:val="333333"/>
        </w:rPr>
        <w:t xml:space="preserve"> Cookie </w:t>
      </w:r>
      <w:r w:rsidRPr="00FB7B9E">
        <w:rPr>
          <w:rFonts w:ascii="Times New Roman" w:eastAsia="宋体" w:hAnsi="Times New Roman" w:cs="Times New Roman"/>
          <w:color w:val="333333"/>
        </w:rPr>
        <w:t>的方式有任何疑问，请联系：</w:t>
      </w:r>
      <w:r w:rsidRPr="00FB7B9E">
        <w:rPr>
          <w:rFonts w:ascii="Times New Roman" w:eastAsia="宋体" w:hAnsi="Times New Roman" w:cs="Times New Roman"/>
          <w:color w:val="333333"/>
        </w:rPr>
        <w:t>privacy@shorevest.com</w:t>
      </w:r>
    </w:p>
    <w:p w14:paraId="4B08DADF" w14:textId="77777777" w:rsidR="00F5753B" w:rsidRPr="00FB7B9E" w:rsidRDefault="00F5753B">
      <w:pPr>
        <w:pBdr>
          <w:top w:val="single" w:sz="2" w:space="1" w:color="AAAAAA"/>
        </w:pBdr>
        <w:spacing w:before="300" w:after="80"/>
        <w:rPr>
          <w:rFonts w:ascii="Times New Roman" w:hAnsi="Times New Roman" w:cs="Times New Roman"/>
        </w:rPr>
      </w:pPr>
    </w:p>
    <w:p w14:paraId="2DC17E0C" w14:textId="77777777" w:rsidR="00F5753B" w:rsidRPr="00FB7B9E" w:rsidRDefault="00000000">
      <w:pPr>
        <w:spacing w:before="80" w:after="60"/>
        <w:rPr>
          <w:rFonts w:ascii="Times New Roman" w:hAnsi="Times New Roman" w:cs="Times New Roman"/>
        </w:rPr>
      </w:pPr>
      <w:r w:rsidRPr="00FB7B9E">
        <w:rPr>
          <w:rFonts w:ascii="Times New Roman" w:hAnsi="Times New Roman" w:cs="Times New Roman"/>
          <w:color w:val="666666"/>
        </w:rPr>
        <w:t xml:space="preserve">© ShoreVest Partners, Ltd. All rights reserved.   </w:t>
      </w:r>
      <w:r w:rsidRPr="00FB7B9E">
        <w:rPr>
          <w:rFonts w:ascii="微软雅黑" w:eastAsia="微软雅黑" w:hAnsi="微软雅黑" w:cs="微软雅黑" w:hint="eastAsia"/>
          <w:color w:val="666666"/>
        </w:rPr>
        <w:t>版权所有。</w:t>
      </w:r>
    </w:p>
    <w:sectPr w:rsidR="00F5753B" w:rsidRPr="00FB7B9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E2C"/>
    <w:multiLevelType w:val="hybridMultilevel"/>
    <w:tmpl w:val="7C449EDC"/>
    <w:lvl w:ilvl="0" w:tplc="ED94E354">
      <w:start w:val="1"/>
      <w:numFmt w:val="bullet"/>
      <w:lvlText w:val="–"/>
      <w:lvlJc w:val="left"/>
      <w:pPr>
        <w:ind w:left="720" w:hanging="360"/>
      </w:pPr>
    </w:lvl>
    <w:lvl w:ilvl="1" w:tplc="8E4EBFE0">
      <w:numFmt w:val="decimal"/>
      <w:lvlText w:val=""/>
      <w:lvlJc w:val="left"/>
    </w:lvl>
    <w:lvl w:ilvl="2" w:tplc="7D64E4C4">
      <w:numFmt w:val="decimal"/>
      <w:lvlText w:val=""/>
      <w:lvlJc w:val="left"/>
    </w:lvl>
    <w:lvl w:ilvl="3" w:tplc="E406717A">
      <w:numFmt w:val="decimal"/>
      <w:lvlText w:val=""/>
      <w:lvlJc w:val="left"/>
    </w:lvl>
    <w:lvl w:ilvl="4" w:tplc="E36AF71A">
      <w:numFmt w:val="decimal"/>
      <w:lvlText w:val=""/>
      <w:lvlJc w:val="left"/>
    </w:lvl>
    <w:lvl w:ilvl="5" w:tplc="41E8C298">
      <w:numFmt w:val="decimal"/>
      <w:lvlText w:val=""/>
      <w:lvlJc w:val="left"/>
    </w:lvl>
    <w:lvl w:ilvl="6" w:tplc="EB6AEC4C">
      <w:numFmt w:val="decimal"/>
      <w:lvlText w:val=""/>
      <w:lvlJc w:val="left"/>
    </w:lvl>
    <w:lvl w:ilvl="7" w:tplc="BB289F86">
      <w:numFmt w:val="decimal"/>
      <w:lvlText w:val=""/>
      <w:lvlJc w:val="left"/>
    </w:lvl>
    <w:lvl w:ilvl="8" w:tplc="5C90707A">
      <w:numFmt w:val="decimal"/>
      <w:lvlText w:val=""/>
      <w:lvlJc w:val="left"/>
    </w:lvl>
  </w:abstractNum>
  <w:abstractNum w:abstractNumId="1" w15:restartNumberingAfterBreak="0">
    <w:nsid w:val="56F12927"/>
    <w:multiLevelType w:val="hybridMultilevel"/>
    <w:tmpl w:val="13143C16"/>
    <w:lvl w:ilvl="0" w:tplc="8648E2A4">
      <w:start w:val="1"/>
      <w:numFmt w:val="bullet"/>
      <w:lvlText w:val="●"/>
      <w:lvlJc w:val="left"/>
      <w:pPr>
        <w:ind w:left="720" w:hanging="360"/>
      </w:pPr>
    </w:lvl>
    <w:lvl w:ilvl="1" w:tplc="363CFE8C">
      <w:start w:val="1"/>
      <w:numFmt w:val="bullet"/>
      <w:lvlText w:val="○"/>
      <w:lvlJc w:val="left"/>
      <w:pPr>
        <w:ind w:left="1440" w:hanging="360"/>
      </w:pPr>
    </w:lvl>
    <w:lvl w:ilvl="2" w:tplc="FE7217E8">
      <w:start w:val="1"/>
      <w:numFmt w:val="bullet"/>
      <w:lvlText w:val="■"/>
      <w:lvlJc w:val="left"/>
      <w:pPr>
        <w:ind w:left="2160" w:hanging="360"/>
      </w:pPr>
    </w:lvl>
    <w:lvl w:ilvl="3" w:tplc="68DC2454">
      <w:start w:val="1"/>
      <w:numFmt w:val="bullet"/>
      <w:lvlText w:val="●"/>
      <w:lvlJc w:val="left"/>
      <w:pPr>
        <w:ind w:left="2880" w:hanging="360"/>
      </w:pPr>
    </w:lvl>
    <w:lvl w:ilvl="4" w:tplc="ED42A48E">
      <w:start w:val="1"/>
      <w:numFmt w:val="bullet"/>
      <w:lvlText w:val="○"/>
      <w:lvlJc w:val="left"/>
      <w:pPr>
        <w:ind w:left="3600" w:hanging="360"/>
      </w:pPr>
    </w:lvl>
    <w:lvl w:ilvl="5" w:tplc="43880458">
      <w:start w:val="1"/>
      <w:numFmt w:val="bullet"/>
      <w:lvlText w:val="■"/>
      <w:lvlJc w:val="left"/>
      <w:pPr>
        <w:ind w:left="4320" w:hanging="360"/>
      </w:pPr>
    </w:lvl>
    <w:lvl w:ilvl="6" w:tplc="EEE452A2">
      <w:start w:val="1"/>
      <w:numFmt w:val="bullet"/>
      <w:lvlText w:val="●"/>
      <w:lvlJc w:val="left"/>
      <w:pPr>
        <w:ind w:left="5040" w:hanging="360"/>
      </w:pPr>
    </w:lvl>
    <w:lvl w:ilvl="7" w:tplc="84845480">
      <w:start w:val="1"/>
      <w:numFmt w:val="bullet"/>
      <w:lvlText w:val="●"/>
      <w:lvlJc w:val="left"/>
      <w:pPr>
        <w:ind w:left="5760" w:hanging="360"/>
      </w:pPr>
    </w:lvl>
    <w:lvl w:ilvl="8" w:tplc="13309C3C">
      <w:start w:val="1"/>
      <w:numFmt w:val="bullet"/>
      <w:lvlText w:val="●"/>
      <w:lvlJc w:val="left"/>
      <w:pPr>
        <w:ind w:left="6480" w:hanging="360"/>
      </w:pPr>
    </w:lvl>
  </w:abstractNum>
  <w:num w:numId="1" w16cid:durableId="193274259">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e Zhan">
    <w15:presenceInfo w15:providerId="AD" w15:userId="S::Janine.Zhan@shorevest.com::ce5e8273-6f69-4ef1-ab62-4004bfe0d5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53B"/>
    <w:rsid w:val="001036C9"/>
    <w:rsid w:val="00496295"/>
    <w:rsid w:val="00746E7B"/>
    <w:rsid w:val="007A1E60"/>
    <w:rsid w:val="00D13F4A"/>
    <w:rsid w:val="00D45354"/>
    <w:rsid w:val="00D861E5"/>
    <w:rsid w:val="00F5753B"/>
    <w:rsid w:val="00FB7B9E"/>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BAFF9"/>
  <w15:docId w15:val="{FB00A68C-41B5-EF4D-99C0-4D759096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cs="Angsana New"/>
    </w:rPr>
  </w:style>
  <w:style w:type="paragraph" w:styleId="1">
    <w:name w:val="heading 1"/>
    <w:uiPriority w:val="9"/>
    <w:qFormat/>
    <w:pPr>
      <w:spacing w:before="360" w:after="120"/>
      <w:outlineLvl w:val="0"/>
    </w:pPr>
    <w:rPr>
      <w:b/>
      <w:bCs/>
      <w:color w:val="1A1A1A"/>
      <w:sz w:val="26"/>
      <w:szCs w:val="26"/>
    </w:rPr>
  </w:style>
  <w:style w:type="paragraph" w:styleId="2">
    <w:name w:val="heading 2"/>
    <w:uiPriority w:val="9"/>
    <w:unhideWhenUsed/>
    <w:qFormat/>
    <w:pPr>
      <w:spacing w:before="240" w:after="80"/>
      <w:outlineLvl w:val="1"/>
    </w:pPr>
    <w:rPr>
      <w:b/>
      <w:bCs/>
      <w:color w:val="333333"/>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Revision"/>
    <w:hidden/>
    <w:uiPriority w:val="99"/>
    <w:semiHidden/>
    <w:rsid w:val="00D13F4A"/>
    <w:rPr>
      <w:rFonts w:cs="Angsan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Janine Zhan</cp:lastModifiedBy>
  <cp:revision>6</cp:revision>
  <dcterms:created xsi:type="dcterms:W3CDTF">2026-05-29T20:09:00Z</dcterms:created>
  <dcterms:modified xsi:type="dcterms:W3CDTF">2026-06-09T06:30:00Z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af9df-86b3-4256-b5d7-9645d6800bfb_Enabled">
    <vt:lpwstr>true</vt:lpwstr>
  </property>
  <property fmtid="{D5CDD505-2E9C-101B-9397-08002B2CF9AE}" pid="3" name="MSIP_Label_a94af9df-86b3-4256-b5d7-9645d6800bfb_SetDate">
    <vt:lpwstr>2026-05-29T20:09:14Z</vt:lpwstr>
  </property>
  <property fmtid="{D5CDD505-2E9C-101B-9397-08002B2CF9AE}" pid="4" name="MSIP_Label_a94af9df-86b3-4256-b5d7-9645d6800bfb_Method">
    <vt:lpwstr>Privileged</vt:lpwstr>
  </property>
  <property fmtid="{D5CDD505-2E9C-101B-9397-08002B2CF9AE}" pid="5" name="MSIP_Label_a94af9df-86b3-4256-b5d7-9645d6800bfb_Name">
    <vt:lpwstr>a94af9df-86b3-4256-b5d7-9645d6800bfb</vt:lpwstr>
  </property>
  <property fmtid="{D5CDD505-2E9C-101B-9397-08002B2CF9AE}" pid="6" name="MSIP_Label_a94af9df-86b3-4256-b5d7-9645d6800bfb_SiteId">
    <vt:lpwstr>ae326a90-5548-4db0-a52c-9b8e317c2010</vt:lpwstr>
  </property>
  <property fmtid="{D5CDD505-2E9C-101B-9397-08002B2CF9AE}" pid="7" name="MSIP_Label_a94af9df-86b3-4256-b5d7-9645d6800bfb_ActionId">
    <vt:lpwstr>69a29582-ccd8-4dc8-b275-166285ba0d95</vt:lpwstr>
  </property>
  <property fmtid="{D5CDD505-2E9C-101B-9397-08002B2CF9AE}" pid="8" name="MSIP_Label_a94af9df-86b3-4256-b5d7-9645d6800bfb_ContentBits">
    <vt:lpwstr>0</vt:lpwstr>
  </property>
  <property fmtid="{D5CDD505-2E9C-101B-9397-08002B2CF9AE}" pid="9" name="MSIP_Label_a94af9df-86b3-4256-b5d7-9645d6800bfb_Tag">
    <vt:lpwstr>50, 0, 1, 1</vt:lpwstr>
  </property>
</Properties>
</file>