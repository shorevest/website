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4638A" w14:textId="6A2625BE" w:rsidR="007B2417" w:rsidRPr="00586DF7" w:rsidRDefault="00000000">
      <w:pPr>
        <w:spacing w:after="100"/>
        <w:rPr>
          <w:rFonts w:ascii="Times New Roman" w:hAnsi="Times New Roman" w:cs="Times New Roman"/>
        </w:rPr>
      </w:pPr>
      <w:r w:rsidRPr="00586DF7">
        <w:rPr>
          <w:rFonts w:ascii="Times New Roman" w:hAnsi="Times New Roman" w:cs="Times New Roman"/>
          <w:b/>
          <w:bCs/>
        </w:rPr>
        <w:t>ShoreVest Partners, Ltd.</w:t>
      </w:r>
      <w:r w:rsidRPr="00586DF7">
        <w:rPr>
          <w:rFonts w:ascii="Times New Roman" w:eastAsia="宋体" w:hAnsi="Times New Roman" w:cs="Times New Roman"/>
          <w:b/>
          <w:bCs/>
        </w:rPr>
        <w:t xml:space="preserve">   </w:t>
      </w:r>
      <w:del w:id="0" w:author="Janine Zhan" w:date="2026-06-09T14:31:00Z" w16du:dateUtc="2026-06-09T06:31:00Z">
        <w:r w:rsidRPr="00586DF7" w:rsidDel="009245EC">
          <w:rPr>
            <w:rFonts w:ascii="Times New Roman" w:eastAsia="宋体" w:hAnsi="Times New Roman" w:cs="Times New Roman"/>
            <w:b/>
            <w:bCs/>
          </w:rPr>
          <w:delText>新岁资本</w:delText>
        </w:r>
      </w:del>
      <w:ins w:id="1" w:author="Janine Zhan" w:date="2026-06-09T14:31:00Z" w16du:dateUtc="2026-06-09T06:31:00Z">
        <w:r w:rsidR="009245EC">
          <w:rPr>
            <w:rFonts w:ascii="Times New Roman" w:eastAsia="宋体" w:hAnsi="Times New Roman" w:cs="Times New Roman"/>
            <w:b/>
            <w:bCs/>
          </w:rPr>
          <w:t>新岸资本</w:t>
        </w:r>
      </w:ins>
    </w:p>
    <w:p w14:paraId="70CB71DB" w14:textId="77777777" w:rsidR="007B2417" w:rsidRPr="00586DF7" w:rsidRDefault="00000000">
      <w:pPr>
        <w:spacing w:after="80"/>
        <w:rPr>
          <w:rFonts w:ascii="Times New Roman" w:hAnsi="Times New Roman" w:cs="Times New Roman"/>
        </w:rPr>
      </w:pPr>
      <w:r w:rsidRPr="00586DF7">
        <w:rPr>
          <w:rFonts w:ascii="Times New Roman" w:hAnsi="Times New Roman" w:cs="Times New Roman"/>
          <w:b/>
          <w:bCs/>
        </w:rPr>
        <w:t>Terms of Use</w:t>
      </w:r>
    </w:p>
    <w:p w14:paraId="47DBDEC3" w14:textId="77777777" w:rsidR="007B2417" w:rsidRPr="00586DF7" w:rsidRDefault="00000000">
      <w:pPr>
        <w:spacing w:after="40"/>
        <w:rPr>
          <w:rFonts w:ascii="Times New Roman" w:hAnsi="Times New Roman" w:cs="Times New Roman"/>
        </w:rPr>
      </w:pPr>
      <w:r w:rsidRPr="00586DF7">
        <w:rPr>
          <w:rFonts w:ascii="Times New Roman" w:eastAsia="宋体" w:hAnsi="Times New Roman" w:cs="Times New Roman"/>
          <w:b/>
          <w:bCs/>
        </w:rPr>
        <w:t>使用条款</w:t>
      </w:r>
    </w:p>
    <w:p w14:paraId="58FDB096" w14:textId="77777777" w:rsidR="007B2417" w:rsidRPr="00586DF7" w:rsidRDefault="00000000">
      <w:pPr>
        <w:spacing w:after="240"/>
        <w:rPr>
          <w:rFonts w:ascii="Times New Roman" w:hAnsi="Times New Roman" w:cs="Times New Roman"/>
        </w:rPr>
      </w:pPr>
      <w:r w:rsidRPr="00586DF7">
        <w:rPr>
          <w:rFonts w:ascii="Times New Roman" w:hAnsi="Times New Roman" w:cs="Times New Roman"/>
          <w:i/>
          <w:iCs/>
        </w:rPr>
        <w:t>Effective Date: 8 April 2026</w:t>
      </w:r>
      <w:r w:rsidRPr="00586DF7">
        <w:rPr>
          <w:rFonts w:ascii="Times New Roman" w:eastAsia="宋体" w:hAnsi="Times New Roman" w:cs="Times New Roman"/>
          <w:i/>
          <w:iCs/>
        </w:rPr>
        <w:t xml:space="preserve">   </w:t>
      </w:r>
      <w:r w:rsidRPr="00586DF7">
        <w:rPr>
          <w:rFonts w:ascii="Times New Roman" w:eastAsia="宋体" w:hAnsi="Times New Roman" w:cs="Times New Roman"/>
          <w:i/>
          <w:iCs/>
        </w:rPr>
        <w:t>生效日期：</w:t>
      </w:r>
      <w:r w:rsidRPr="00586DF7">
        <w:rPr>
          <w:rFonts w:ascii="Times New Roman" w:eastAsia="宋体" w:hAnsi="Times New Roman" w:cs="Times New Roman"/>
          <w:i/>
          <w:iCs/>
        </w:rPr>
        <w:t>2026</w:t>
      </w:r>
      <w:r w:rsidRPr="00586DF7">
        <w:rPr>
          <w:rFonts w:ascii="Times New Roman" w:eastAsia="宋体" w:hAnsi="Times New Roman" w:cs="Times New Roman"/>
          <w:i/>
          <w:iCs/>
        </w:rPr>
        <w:t>年</w:t>
      </w:r>
      <w:r w:rsidRPr="00586DF7">
        <w:rPr>
          <w:rFonts w:ascii="Times New Roman" w:eastAsia="宋体" w:hAnsi="Times New Roman" w:cs="Times New Roman"/>
          <w:i/>
          <w:iCs/>
        </w:rPr>
        <w:t>4</w:t>
      </w:r>
      <w:r w:rsidRPr="00586DF7">
        <w:rPr>
          <w:rFonts w:ascii="Times New Roman" w:eastAsia="宋体" w:hAnsi="Times New Roman" w:cs="Times New Roman"/>
          <w:i/>
          <w:iCs/>
        </w:rPr>
        <w:t>月</w:t>
      </w:r>
      <w:r w:rsidRPr="00586DF7">
        <w:rPr>
          <w:rFonts w:ascii="Times New Roman" w:eastAsia="宋体" w:hAnsi="Times New Roman" w:cs="Times New Roman"/>
          <w:i/>
          <w:iCs/>
        </w:rPr>
        <w:t>8</w:t>
      </w:r>
      <w:r w:rsidRPr="00586DF7">
        <w:rPr>
          <w:rFonts w:ascii="Times New Roman" w:eastAsia="宋体" w:hAnsi="Times New Roman" w:cs="Times New Roman"/>
          <w:i/>
          <w:iCs/>
        </w:rPr>
        <w:t>日</w:t>
      </w:r>
    </w:p>
    <w:p w14:paraId="176C4ADA" w14:textId="77777777" w:rsidR="007B2417" w:rsidRPr="00586DF7" w:rsidRDefault="007B2417">
      <w:pPr>
        <w:pBdr>
          <w:bottom w:val="single" w:sz="4" w:space="1" w:color="333333"/>
        </w:pBdr>
        <w:spacing w:before="40" w:after="200"/>
        <w:rPr>
          <w:rFonts w:ascii="Times New Roman" w:hAnsi="Times New Roman" w:cs="Times New Roman"/>
        </w:rPr>
      </w:pPr>
    </w:p>
    <w:p w14:paraId="3080574D" w14:textId="77777777" w:rsidR="007B2417" w:rsidRPr="00586DF7" w:rsidRDefault="00000000">
      <w:pPr>
        <w:spacing w:before="60" w:after="20"/>
        <w:jc w:val="both"/>
        <w:rPr>
          <w:rFonts w:ascii="Times New Roman" w:hAnsi="Times New Roman" w:cs="Times New Roman"/>
        </w:rPr>
      </w:pPr>
      <w:r w:rsidRPr="00586DF7">
        <w:rPr>
          <w:rFonts w:ascii="Times New Roman" w:hAnsi="Times New Roman" w:cs="Times New Roman"/>
        </w:rPr>
        <w:t>These Terms of Use govern your access to and use of this website (the Site) operated by ShoreVest Partners, Ltd. and its relevant affiliates (collectively, ShoreVest, we, us or our).</w:t>
      </w:r>
    </w:p>
    <w:p w14:paraId="46A1F11A" w14:textId="58D20395" w:rsidR="007B2417" w:rsidRPr="00586DF7" w:rsidRDefault="00000000">
      <w:pPr>
        <w:spacing w:before="20" w:after="80"/>
        <w:jc w:val="both"/>
        <w:rPr>
          <w:rFonts w:ascii="Times New Roman" w:hAnsi="Times New Roman" w:cs="Times New Roman"/>
        </w:rPr>
      </w:pPr>
      <w:r w:rsidRPr="00586DF7">
        <w:rPr>
          <w:rFonts w:ascii="Times New Roman" w:eastAsia="宋体" w:hAnsi="Times New Roman" w:cs="Times New Roman"/>
          <w:color w:val="333333"/>
        </w:rPr>
        <w:t>本使用条款规定您对</w:t>
      </w:r>
      <w:del w:id="2" w:author="Janine Zhan" w:date="2026-06-09T14:31:00Z" w16du:dateUtc="2026-06-09T06:31:00Z">
        <w:r w:rsidRPr="00586DF7" w:rsidDel="009245EC">
          <w:rPr>
            <w:rFonts w:ascii="Times New Roman" w:eastAsia="宋体" w:hAnsi="Times New Roman" w:cs="Times New Roman"/>
            <w:color w:val="333333"/>
          </w:rPr>
          <w:delText>新岁资本伙伴有限公司</w:delText>
        </w:r>
      </w:del>
      <w:ins w:id="3" w:author="Janine Zhan" w:date="2026-06-09T14:31:00Z" w16du:dateUtc="2026-06-09T06:31:00Z">
        <w:r w:rsidR="009245EC">
          <w:rPr>
            <w:rFonts w:ascii="Times New Roman" w:eastAsia="宋体" w:hAnsi="Times New Roman" w:cs="Times New Roman" w:hint="eastAsia"/>
            <w:color w:val="333333"/>
          </w:rPr>
          <w:t>新岸资本</w:t>
        </w:r>
      </w:ins>
      <w:r w:rsidRPr="00586DF7">
        <w:rPr>
          <w:rFonts w:ascii="Times New Roman" w:eastAsia="宋体" w:hAnsi="Times New Roman" w:cs="Times New Roman"/>
          <w:color w:val="333333"/>
        </w:rPr>
        <w:t>及其相关关联公司（统称「</w:t>
      </w:r>
      <w:del w:id="4" w:author="Janine Zhan" w:date="2026-06-09T14:31:00Z" w16du:dateUtc="2026-06-09T06:31:00Z">
        <w:r w:rsidRPr="00586DF7" w:rsidDel="009245EC">
          <w:rPr>
            <w:rFonts w:ascii="Times New Roman" w:eastAsia="宋体" w:hAnsi="Times New Roman" w:cs="Times New Roman"/>
            <w:color w:val="333333"/>
          </w:rPr>
          <w:delText>新岁资本</w:delText>
        </w:r>
      </w:del>
      <w:ins w:id="5" w:author="Janine Zhan" w:date="2026-06-09T14:31:00Z" w16du:dateUtc="2026-06-09T06:31:00Z">
        <w:r w:rsidR="009245EC">
          <w:rPr>
            <w:rFonts w:ascii="Times New Roman" w:eastAsia="宋体" w:hAnsi="Times New Roman" w:cs="Times New Roman"/>
            <w:color w:val="333333"/>
          </w:rPr>
          <w:t>新岸资本</w:t>
        </w:r>
      </w:ins>
      <w:r w:rsidRPr="00586DF7">
        <w:rPr>
          <w:rFonts w:ascii="Times New Roman" w:eastAsia="宋体" w:hAnsi="Times New Roman" w:cs="Times New Roman"/>
          <w:color w:val="333333"/>
        </w:rPr>
        <w:t>」、「我们」或「我方」）运营的本网站（「本网站」）的访问及使用。</w:t>
      </w:r>
    </w:p>
    <w:p w14:paraId="4DAB3AE7" w14:textId="77777777" w:rsidR="007B2417" w:rsidRPr="00586DF7" w:rsidRDefault="00000000">
      <w:pPr>
        <w:pStyle w:val="1"/>
        <w:rPr>
          <w:rFonts w:ascii="Times New Roman" w:hAnsi="Times New Roman" w:cs="Times New Roman"/>
          <w:sz w:val="22"/>
          <w:szCs w:val="22"/>
        </w:rPr>
      </w:pPr>
      <w:r w:rsidRPr="00586DF7">
        <w:rPr>
          <w:rFonts w:ascii="Times New Roman" w:hAnsi="Times New Roman" w:cs="Times New Roman"/>
          <w:sz w:val="22"/>
          <w:szCs w:val="22"/>
        </w:rPr>
        <w:t>1. Acceptance of terms</w:t>
      </w:r>
      <w:r w:rsidRPr="00586DF7">
        <w:rPr>
          <w:rFonts w:ascii="Times New Roman" w:eastAsia="宋体" w:hAnsi="Times New Roman" w:cs="Times New Roman"/>
          <w:sz w:val="22"/>
          <w:szCs w:val="22"/>
        </w:rPr>
        <w:t xml:space="preserve">  1. </w:t>
      </w:r>
      <w:r w:rsidRPr="00586DF7">
        <w:rPr>
          <w:rFonts w:ascii="Times New Roman" w:eastAsia="宋体" w:hAnsi="Times New Roman" w:cs="Times New Roman"/>
          <w:sz w:val="22"/>
          <w:szCs w:val="22"/>
        </w:rPr>
        <w:t>接受条款</w:t>
      </w:r>
    </w:p>
    <w:p w14:paraId="3CFF7C32" w14:textId="77777777" w:rsidR="007B2417" w:rsidRPr="00586DF7" w:rsidRDefault="00000000">
      <w:pPr>
        <w:spacing w:before="60" w:after="20"/>
        <w:jc w:val="both"/>
        <w:rPr>
          <w:rFonts w:ascii="Times New Roman" w:hAnsi="Times New Roman" w:cs="Times New Roman"/>
        </w:rPr>
      </w:pPr>
      <w:r w:rsidRPr="00586DF7">
        <w:rPr>
          <w:rFonts w:ascii="Times New Roman" w:hAnsi="Times New Roman" w:cs="Times New Roman"/>
        </w:rPr>
        <w:t>By accessing, browsing or otherwise using this Site, you agree to be bound by these Terms of Use, together with the Legal Notices and Disclaimers, Privacy Policy, Cookie Notice and any supplemental terms. If you do not agree, you must discontinue use of the Site immediately. These Terms apply solely to your use of the Site and do not amend any separate agreement between you and ShoreVest.</w:t>
      </w:r>
    </w:p>
    <w:p w14:paraId="304C608F" w14:textId="62EC0681" w:rsidR="007B2417" w:rsidRPr="00586DF7" w:rsidRDefault="00000000">
      <w:pPr>
        <w:spacing w:before="20" w:after="80"/>
        <w:jc w:val="both"/>
        <w:rPr>
          <w:rFonts w:ascii="Times New Roman" w:hAnsi="Times New Roman" w:cs="Times New Roman"/>
        </w:rPr>
      </w:pPr>
      <w:r w:rsidRPr="00586DF7">
        <w:rPr>
          <w:rFonts w:ascii="Times New Roman" w:eastAsia="宋体" w:hAnsi="Times New Roman" w:cs="Times New Roman"/>
          <w:color w:val="333333"/>
        </w:rPr>
        <w:t>通过访问、浏览或以其他方式使用本网站，您同意受本使用条款、法律声明与免责声明、隐私政策、</w:t>
      </w:r>
      <w:r w:rsidRPr="00586DF7">
        <w:rPr>
          <w:rFonts w:ascii="Times New Roman" w:eastAsia="宋体" w:hAnsi="Times New Roman" w:cs="Times New Roman"/>
          <w:color w:val="333333"/>
        </w:rPr>
        <w:t xml:space="preserve">Cookie </w:t>
      </w:r>
      <w:r w:rsidRPr="00586DF7">
        <w:rPr>
          <w:rFonts w:ascii="Times New Roman" w:eastAsia="宋体" w:hAnsi="Times New Roman" w:cs="Times New Roman"/>
          <w:color w:val="333333"/>
        </w:rPr>
        <w:t>通知及任何补充条款的约束。如不同意，必须立即停止使用本网站。本使用条款仅适用于您对本网站的使用，不修改您与</w:t>
      </w:r>
      <w:del w:id="6" w:author="Janine Zhan" w:date="2026-06-09T14:31:00Z" w16du:dateUtc="2026-06-09T06:31:00Z">
        <w:r w:rsidRPr="00586DF7" w:rsidDel="009245EC">
          <w:rPr>
            <w:rFonts w:ascii="Times New Roman" w:eastAsia="宋体" w:hAnsi="Times New Roman" w:cs="Times New Roman"/>
            <w:color w:val="333333"/>
          </w:rPr>
          <w:delText>新岁资本</w:delText>
        </w:r>
      </w:del>
      <w:ins w:id="7" w:author="Janine Zhan" w:date="2026-06-09T14:31:00Z" w16du:dateUtc="2026-06-09T06:31:00Z">
        <w:r w:rsidR="009245EC">
          <w:rPr>
            <w:rFonts w:ascii="Times New Roman" w:eastAsia="宋体" w:hAnsi="Times New Roman" w:cs="Times New Roman"/>
            <w:color w:val="333333"/>
          </w:rPr>
          <w:t>新岸资本</w:t>
        </w:r>
      </w:ins>
      <w:r w:rsidRPr="00586DF7">
        <w:rPr>
          <w:rFonts w:ascii="Times New Roman" w:eastAsia="宋体" w:hAnsi="Times New Roman" w:cs="Times New Roman"/>
          <w:color w:val="333333"/>
        </w:rPr>
        <w:t>之间已订立的任何单独协议。</w:t>
      </w:r>
    </w:p>
    <w:p w14:paraId="7D2111FB" w14:textId="77777777" w:rsidR="007B2417" w:rsidRPr="00586DF7" w:rsidRDefault="00000000">
      <w:pPr>
        <w:pStyle w:val="1"/>
        <w:rPr>
          <w:rFonts w:ascii="Times New Roman" w:hAnsi="Times New Roman" w:cs="Times New Roman"/>
          <w:sz w:val="22"/>
          <w:szCs w:val="22"/>
        </w:rPr>
      </w:pPr>
      <w:r w:rsidRPr="00586DF7">
        <w:rPr>
          <w:rFonts w:ascii="Times New Roman" w:hAnsi="Times New Roman" w:cs="Times New Roman"/>
          <w:sz w:val="22"/>
          <w:szCs w:val="22"/>
        </w:rPr>
        <w:t>2. Scope and informational nature</w:t>
      </w:r>
      <w:r w:rsidRPr="00586DF7">
        <w:rPr>
          <w:rFonts w:ascii="Times New Roman" w:eastAsia="宋体" w:hAnsi="Times New Roman" w:cs="Times New Roman"/>
          <w:sz w:val="22"/>
          <w:szCs w:val="22"/>
        </w:rPr>
        <w:t xml:space="preserve">  2. </w:t>
      </w:r>
      <w:r w:rsidRPr="00586DF7">
        <w:rPr>
          <w:rFonts w:ascii="Times New Roman" w:eastAsia="宋体" w:hAnsi="Times New Roman" w:cs="Times New Roman"/>
          <w:sz w:val="22"/>
          <w:szCs w:val="22"/>
        </w:rPr>
        <w:t>范围及信息性质</w:t>
      </w:r>
    </w:p>
    <w:p w14:paraId="78BBC7AF" w14:textId="77777777" w:rsidR="007B2417" w:rsidRPr="00586DF7" w:rsidRDefault="00000000">
      <w:pPr>
        <w:spacing w:before="60" w:after="20"/>
        <w:jc w:val="both"/>
        <w:rPr>
          <w:rFonts w:ascii="Times New Roman" w:hAnsi="Times New Roman" w:cs="Times New Roman"/>
        </w:rPr>
      </w:pPr>
      <w:r w:rsidRPr="00586DF7">
        <w:rPr>
          <w:rFonts w:ascii="Times New Roman" w:hAnsi="Times New Roman" w:cs="Times New Roman"/>
        </w:rPr>
        <w:t>The Site is provided for general informational purposes only and is not directed at retail investors. Content is summary in nature, may be incomplete and may change without notice. Nothing on the Site constitutes investment, legal, tax, accounting or other professional advice, or an offer to sell, solicitation to buy, or recommendation of any security, fund interest, investment strategy or advisory service.</w:t>
      </w:r>
    </w:p>
    <w:p w14:paraId="56E88E5E" w14:textId="77777777" w:rsidR="007B2417" w:rsidRPr="00586DF7" w:rsidRDefault="00000000">
      <w:pPr>
        <w:spacing w:before="20" w:after="80"/>
        <w:jc w:val="both"/>
        <w:rPr>
          <w:rFonts w:ascii="Times New Roman" w:hAnsi="Times New Roman" w:cs="Times New Roman"/>
        </w:rPr>
      </w:pPr>
      <w:r w:rsidRPr="00586DF7">
        <w:rPr>
          <w:rFonts w:ascii="Times New Roman" w:eastAsia="宋体" w:hAnsi="Times New Roman" w:cs="Times New Roman"/>
          <w:color w:val="333333"/>
        </w:rPr>
        <w:t>本网站仅供一般信息参考目的，不面向零售投资者。内容属概要性质，可能不完整且可不经通知就发生变动。本网站上的任何内容均不构成投资、法律、税务、会计或其他专业建议，也不构成就任何证券、基金份额、投资策略或顾问服务的出售、招募或推荐。</w:t>
      </w:r>
    </w:p>
    <w:p w14:paraId="32AA877D" w14:textId="77777777" w:rsidR="007B2417" w:rsidRPr="00586DF7" w:rsidRDefault="00000000">
      <w:pPr>
        <w:pStyle w:val="1"/>
        <w:rPr>
          <w:rFonts w:ascii="Times New Roman" w:hAnsi="Times New Roman" w:cs="Times New Roman"/>
          <w:sz w:val="22"/>
          <w:szCs w:val="22"/>
        </w:rPr>
      </w:pPr>
      <w:r w:rsidRPr="00586DF7">
        <w:rPr>
          <w:rFonts w:ascii="Times New Roman" w:hAnsi="Times New Roman" w:cs="Times New Roman"/>
          <w:sz w:val="22"/>
          <w:szCs w:val="22"/>
        </w:rPr>
        <w:t>3. Investor access and restricted areas</w:t>
      </w:r>
      <w:r w:rsidRPr="00586DF7">
        <w:rPr>
          <w:rFonts w:ascii="Times New Roman" w:eastAsia="宋体" w:hAnsi="Times New Roman" w:cs="Times New Roman"/>
          <w:sz w:val="22"/>
          <w:szCs w:val="22"/>
        </w:rPr>
        <w:t xml:space="preserve">  3. </w:t>
      </w:r>
      <w:r w:rsidRPr="00586DF7">
        <w:rPr>
          <w:rFonts w:ascii="Times New Roman" w:eastAsia="宋体" w:hAnsi="Times New Roman" w:cs="Times New Roman"/>
          <w:sz w:val="22"/>
          <w:szCs w:val="22"/>
        </w:rPr>
        <w:t>投资者访问与限制区域</w:t>
      </w:r>
    </w:p>
    <w:p w14:paraId="531C89FF" w14:textId="77777777" w:rsidR="007B2417" w:rsidRPr="00586DF7" w:rsidRDefault="00000000">
      <w:pPr>
        <w:spacing w:before="60" w:after="20"/>
        <w:jc w:val="both"/>
        <w:rPr>
          <w:rFonts w:ascii="Times New Roman" w:hAnsi="Times New Roman" w:cs="Times New Roman"/>
        </w:rPr>
      </w:pPr>
      <w:r w:rsidRPr="00586DF7">
        <w:rPr>
          <w:rFonts w:ascii="Times New Roman" w:hAnsi="Times New Roman" w:cs="Times New Roman"/>
        </w:rPr>
        <w:t>Certain areas of the Site may be restricted to eligible persons and are subject to the Investor Portal Terms. By accessing restricted areas, you represent and warrant that: you meet all applicable legal, regulatory and eligibility requirements; you are accessing materials lawfully; and any information you provide is accurate, complete and not misleading. ShoreVest reserves the right to grant, deny, suspend or revoke access at any time without notice.</w:t>
      </w:r>
    </w:p>
    <w:p w14:paraId="08E6CF56" w14:textId="13C280AC" w:rsidR="007B2417" w:rsidRPr="00586DF7" w:rsidRDefault="00000000">
      <w:pPr>
        <w:spacing w:before="20" w:after="80"/>
        <w:jc w:val="both"/>
        <w:rPr>
          <w:rFonts w:ascii="Times New Roman" w:hAnsi="Times New Roman" w:cs="Times New Roman"/>
        </w:rPr>
      </w:pPr>
      <w:r w:rsidRPr="00586DF7">
        <w:rPr>
          <w:rFonts w:ascii="Times New Roman" w:eastAsia="宋体" w:hAnsi="Times New Roman" w:cs="Times New Roman"/>
          <w:color w:val="333333"/>
        </w:rPr>
        <w:t>本网站的某些区域仅限符合资格要求的人士访问，并受《投资者门户条款》约束。通过访问限制区域，您陈述并保证：您符合所有适用的法律、监管及资格要求；您以合法方式访问相关材料；且您提供的信息准确、完整且无误导性。</w:t>
      </w:r>
      <w:del w:id="8" w:author="Janine Zhan" w:date="2026-06-09T14:31:00Z" w16du:dateUtc="2026-06-09T06:31:00Z">
        <w:r w:rsidRPr="00586DF7" w:rsidDel="009245EC">
          <w:rPr>
            <w:rFonts w:ascii="Times New Roman" w:eastAsia="宋体" w:hAnsi="Times New Roman" w:cs="Times New Roman"/>
            <w:color w:val="333333"/>
          </w:rPr>
          <w:delText>新岁资本</w:delText>
        </w:r>
      </w:del>
      <w:ins w:id="9" w:author="Janine Zhan" w:date="2026-06-09T14:31:00Z" w16du:dateUtc="2026-06-09T06:31:00Z">
        <w:r w:rsidR="009245EC">
          <w:rPr>
            <w:rFonts w:ascii="Times New Roman" w:eastAsia="宋体" w:hAnsi="Times New Roman" w:cs="Times New Roman"/>
            <w:color w:val="333333"/>
          </w:rPr>
          <w:t>新岸资本</w:t>
        </w:r>
      </w:ins>
      <w:r w:rsidRPr="00586DF7">
        <w:rPr>
          <w:rFonts w:ascii="Times New Roman" w:eastAsia="宋体" w:hAnsi="Times New Roman" w:cs="Times New Roman"/>
          <w:color w:val="333333"/>
        </w:rPr>
        <w:t>保留随时无需通知地授予、拒绝、暂停或撤销访问权限的权利。</w:t>
      </w:r>
    </w:p>
    <w:p w14:paraId="19ACC599" w14:textId="77777777" w:rsidR="007B2417" w:rsidRPr="00586DF7" w:rsidRDefault="00000000">
      <w:pPr>
        <w:pStyle w:val="1"/>
        <w:rPr>
          <w:rFonts w:ascii="Times New Roman" w:hAnsi="Times New Roman" w:cs="Times New Roman"/>
          <w:sz w:val="22"/>
          <w:szCs w:val="22"/>
        </w:rPr>
      </w:pPr>
      <w:r w:rsidRPr="00586DF7">
        <w:rPr>
          <w:rFonts w:ascii="Times New Roman" w:hAnsi="Times New Roman" w:cs="Times New Roman"/>
          <w:sz w:val="22"/>
          <w:szCs w:val="22"/>
        </w:rPr>
        <w:t>4. Jurisdiction and legal restrictions</w:t>
      </w:r>
      <w:r w:rsidRPr="00586DF7">
        <w:rPr>
          <w:rFonts w:ascii="Times New Roman" w:eastAsia="宋体" w:hAnsi="Times New Roman" w:cs="Times New Roman"/>
          <w:sz w:val="22"/>
          <w:szCs w:val="22"/>
        </w:rPr>
        <w:t xml:space="preserve">  4. </w:t>
      </w:r>
      <w:r w:rsidRPr="00586DF7">
        <w:rPr>
          <w:rFonts w:ascii="Times New Roman" w:eastAsia="宋体" w:hAnsi="Times New Roman" w:cs="Times New Roman"/>
          <w:sz w:val="22"/>
          <w:szCs w:val="22"/>
        </w:rPr>
        <w:t>司法管辖区限制及法律限制</w:t>
      </w:r>
    </w:p>
    <w:p w14:paraId="142550A2" w14:textId="77777777" w:rsidR="007B2417" w:rsidRPr="00586DF7" w:rsidRDefault="00000000">
      <w:pPr>
        <w:spacing w:before="60" w:after="20"/>
        <w:jc w:val="both"/>
        <w:rPr>
          <w:rFonts w:ascii="Times New Roman" w:hAnsi="Times New Roman" w:cs="Times New Roman"/>
        </w:rPr>
      </w:pPr>
      <w:r w:rsidRPr="00586DF7">
        <w:rPr>
          <w:rFonts w:ascii="Times New Roman" w:hAnsi="Times New Roman" w:cs="Times New Roman"/>
        </w:rPr>
        <w:t>The Site is not directed at persons in any jurisdiction where access would be contrary to applicable law or regulation or would require any registration, licensing or approval. You are solely responsible for ensuring your use complies with all applicable laws. ShoreVest may block access from certain jurisdictions at its sole discretion.</w:t>
      </w:r>
    </w:p>
    <w:p w14:paraId="7693065A" w14:textId="27CEF8FD" w:rsidR="007B2417" w:rsidRPr="00586DF7" w:rsidRDefault="00000000">
      <w:pPr>
        <w:spacing w:before="20" w:after="80"/>
        <w:jc w:val="both"/>
        <w:rPr>
          <w:rFonts w:ascii="Times New Roman" w:hAnsi="Times New Roman" w:cs="Times New Roman"/>
        </w:rPr>
      </w:pPr>
      <w:r w:rsidRPr="00586DF7">
        <w:rPr>
          <w:rFonts w:ascii="Times New Roman" w:eastAsia="宋体" w:hAnsi="Times New Roman" w:cs="Times New Roman"/>
          <w:color w:val="333333"/>
        </w:rPr>
        <w:lastRenderedPageBreak/>
        <w:t>本网站不面向在相关访问会违反适用法律或法规的司法管辖区内的任何人士。您对确保自身对本网站的使用符合所有适用法律承担全部责任。</w:t>
      </w:r>
      <w:del w:id="10" w:author="Janine Zhan" w:date="2026-06-09T14:31:00Z" w16du:dateUtc="2026-06-09T06:31:00Z">
        <w:r w:rsidRPr="00586DF7" w:rsidDel="009245EC">
          <w:rPr>
            <w:rFonts w:ascii="Times New Roman" w:eastAsia="宋体" w:hAnsi="Times New Roman" w:cs="Times New Roman"/>
            <w:color w:val="333333"/>
          </w:rPr>
          <w:delText>新岁资本</w:delText>
        </w:r>
      </w:del>
      <w:ins w:id="11" w:author="Janine Zhan" w:date="2026-06-09T14:31:00Z" w16du:dateUtc="2026-06-09T06:31:00Z">
        <w:r w:rsidR="009245EC">
          <w:rPr>
            <w:rFonts w:ascii="Times New Roman" w:eastAsia="宋体" w:hAnsi="Times New Roman" w:cs="Times New Roman"/>
            <w:color w:val="333333"/>
          </w:rPr>
          <w:t>新岸资本</w:t>
        </w:r>
      </w:ins>
      <w:r w:rsidRPr="00586DF7">
        <w:rPr>
          <w:rFonts w:ascii="Times New Roman" w:eastAsia="宋体" w:hAnsi="Times New Roman" w:cs="Times New Roman"/>
          <w:color w:val="333333"/>
        </w:rPr>
        <w:t>可自行判断锁定特定司法管辖区的访问。</w:t>
      </w:r>
    </w:p>
    <w:p w14:paraId="0167B10C" w14:textId="77777777" w:rsidR="007B2417" w:rsidRPr="00586DF7" w:rsidRDefault="00000000">
      <w:pPr>
        <w:pStyle w:val="1"/>
        <w:rPr>
          <w:rFonts w:ascii="Times New Roman" w:hAnsi="Times New Roman" w:cs="Times New Roman"/>
          <w:sz w:val="22"/>
          <w:szCs w:val="22"/>
        </w:rPr>
      </w:pPr>
      <w:r w:rsidRPr="00586DF7">
        <w:rPr>
          <w:rFonts w:ascii="Times New Roman" w:hAnsi="Times New Roman" w:cs="Times New Roman"/>
          <w:sz w:val="22"/>
          <w:szCs w:val="22"/>
        </w:rPr>
        <w:t>5. No reliance</w:t>
      </w:r>
      <w:r w:rsidRPr="00586DF7">
        <w:rPr>
          <w:rFonts w:ascii="Times New Roman" w:eastAsia="宋体" w:hAnsi="Times New Roman" w:cs="Times New Roman"/>
          <w:sz w:val="22"/>
          <w:szCs w:val="22"/>
        </w:rPr>
        <w:t xml:space="preserve">  5. </w:t>
      </w:r>
      <w:r w:rsidRPr="00586DF7">
        <w:rPr>
          <w:rFonts w:ascii="Times New Roman" w:eastAsia="宋体" w:hAnsi="Times New Roman" w:cs="Times New Roman"/>
          <w:sz w:val="22"/>
          <w:szCs w:val="22"/>
        </w:rPr>
        <w:t>不得依赖</w:t>
      </w:r>
    </w:p>
    <w:p w14:paraId="01FFC0B3" w14:textId="77777777" w:rsidR="007B2417" w:rsidRPr="00586DF7" w:rsidRDefault="00000000">
      <w:pPr>
        <w:spacing w:before="60" w:after="20"/>
        <w:jc w:val="both"/>
        <w:rPr>
          <w:rFonts w:ascii="Times New Roman" w:hAnsi="Times New Roman" w:cs="Times New Roman"/>
        </w:rPr>
      </w:pPr>
      <w:r w:rsidRPr="00586DF7">
        <w:rPr>
          <w:rFonts w:ascii="Times New Roman" w:hAnsi="Times New Roman" w:cs="Times New Roman"/>
        </w:rPr>
        <w:t>You must not rely on the Site as the basis for any investment, legal, tax, commercial or regulatory decision. Information may be based on assumptions or estimates, may omit material information, and may become outdated. To the fullest extent permitted by applicable law, ShoreVest accepts no responsibility for any reliance placed on Site content.</w:t>
      </w:r>
    </w:p>
    <w:p w14:paraId="4B90545E" w14:textId="4A32C5B8" w:rsidR="007B2417" w:rsidRPr="00586DF7" w:rsidRDefault="00000000">
      <w:pPr>
        <w:spacing w:before="20" w:after="80"/>
        <w:jc w:val="both"/>
        <w:rPr>
          <w:rFonts w:ascii="Times New Roman" w:hAnsi="Times New Roman" w:cs="Times New Roman"/>
        </w:rPr>
      </w:pPr>
      <w:r w:rsidRPr="00586DF7">
        <w:rPr>
          <w:rFonts w:ascii="Times New Roman" w:eastAsia="宋体" w:hAnsi="Times New Roman" w:cs="Times New Roman"/>
          <w:color w:val="333333"/>
        </w:rPr>
        <w:t>您不得以本网站为任何投资、法律、税务、商业或监管决策的依据。相关信息可能基于假设或估算，可能遗漏重要信息，且可能过时。在适用法律允许的最大范围内，</w:t>
      </w:r>
      <w:del w:id="12" w:author="Janine Zhan" w:date="2026-06-09T14:31:00Z" w16du:dateUtc="2026-06-09T06:31:00Z">
        <w:r w:rsidRPr="00586DF7" w:rsidDel="009245EC">
          <w:rPr>
            <w:rFonts w:ascii="Times New Roman" w:eastAsia="宋体" w:hAnsi="Times New Roman" w:cs="Times New Roman"/>
            <w:color w:val="333333"/>
          </w:rPr>
          <w:delText>新岁资本</w:delText>
        </w:r>
      </w:del>
      <w:ins w:id="13" w:author="Janine Zhan" w:date="2026-06-09T14:31:00Z" w16du:dateUtc="2026-06-09T06:31:00Z">
        <w:r w:rsidR="009245EC">
          <w:rPr>
            <w:rFonts w:ascii="Times New Roman" w:eastAsia="宋体" w:hAnsi="Times New Roman" w:cs="Times New Roman"/>
            <w:color w:val="333333"/>
          </w:rPr>
          <w:t>新岸资本</w:t>
        </w:r>
      </w:ins>
      <w:r w:rsidRPr="00586DF7">
        <w:rPr>
          <w:rFonts w:ascii="Times New Roman" w:eastAsia="宋体" w:hAnsi="Times New Roman" w:cs="Times New Roman"/>
          <w:color w:val="333333"/>
        </w:rPr>
        <w:t>对一切依赖本网站内容的行为不承担任何责任。</w:t>
      </w:r>
    </w:p>
    <w:p w14:paraId="7B01681B" w14:textId="77777777" w:rsidR="007B2417" w:rsidRPr="00586DF7" w:rsidRDefault="00000000">
      <w:pPr>
        <w:pStyle w:val="1"/>
        <w:rPr>
          <w:rFonts w:ascii="Times New Roman" w:hAnsi="Times New Roman" w:cs="Times New Roman"/>
          <w:sz w:val="22"/>
          <w:szCs w:val="22"/>
        </w:rPr>
      </w:pPr>
      <w:r w:rsidRPr="00586DF7">
        <w:rPr>
          <w:rFonts w:ascii="Times New Roman" w:hAnsi="Times New Roman" w:cs="Times New Roman"/>
          <w:sz w:val="22"/>
          <w:szCs w:val="22"/>
        </w:rPr>
        <w:t>6. Forward-looking statements</w:t>
      </w:r>
      <w:r w:rsidRPr="00586DF7">
        <w:rPr>
          <w:rFonts w:ascii="Times New Roman" w:eastAsia="宋体" w:hAnsi="Times New Roman" w:cs="Times New Roman"/>
          <w:sz w:val="22"/>
          <w:szCs w:val="22"/>
        </w:rPr>
        <w:t xml:space="preserve">  6. </w:t>
      </w:r>
      <w:r w:rsidRPr="00586DF7">
        <w:rPr>
          <w:rFonts w:ascii="Times New Roman" w:eastAsia="宋体" w:hAnsi="Times New Roman" w:cs="Times New Roman"/>
          <w:sz w:val="22"/>
          <w:szCs w:val="22"/>
        </w:rPr>
        <w:t>前瞻性陈述</w:t>
      </w:r>
    </w:p>
    <w:p w14:paraId="0003D01E" w14:textId="77777777" w:rsidR="007B2417" w:rsidRPr="00586DF7" w:rsidRDefault="00000000">
      <w:pPr>
        <w:spacing w:before="60" w:after="20"/>
        <w:jc w:val="both"/>
        <w:rPr>
          <w:rFonts w:ascii="Times New Roman" w:hAnsi="Times New Roman" w:cs="Times New Roman"/>
        </w:rPr>
      </w:pPr>
      <w:r w:rsidRPr="00586DF7">
        <w:rPr>
          <w:rFonts w:ascii="Times New Roman" w:hAnsi="Times New Roman" w:cs="Times New Roman"/>
        </w:rPr>
        <w:t>The Site may include forward-looking statements, projections, targets or expectations. These are inherently uncertain. Actual results may differ materially. Past performance is not a reliable indicator of future results. There can be no assurance that any ShoreVest strategy or investment will achieve its objectives or avoid losses.</w:t>
      </w:r>
    </w:p>
    <w:p w14:paraId="2D53CF90" w14:textId="18D80C72" w:rsidR="007B2417" w:rsidRPr="00586DF7" w:rsidRDefault="00000000">
      <w:pPr>
        <w:spacing w:before="20" w:after="80"/>
        <w:jc w:val="both"/>
        <w:rPr>
          <w:rFonts w:ascii="Times New Roman" w:hAnsi="Times New Roman" w:cs="Times New Roman"/>
        </w:rPr>
      </w:pPr>
      <w:r w:rsidRPr="00586DF7">
        <w:rPr>
          <w:rFonts w:ascii="Times New Roman" w:eastAsia="宋体" w:hAnsi="Times New Roman" w:cs="Times New Roman"/>
          <w:color w:val="333333"/>
        </w:rPr>
        <w:t>本网站可能包含前瞻性陈述、预测、目标或预期。这些陈述具有固有的不确定性，实际结果可能存在重大差异。过往业绩不是未来结果的可靠指示。不能保证</w:t>
      </w:r>
      <w:del w:id="14" w:author="Janine Zhan" w:date="2026-06-09T14:31:00Z" w16du:dateUtc="2026-06-09T06:31:00Z">
        <w:r w:rsidRPr="00586DF7" w:rsidDel="009245EC">
          <w:rPr>
            <w:rFonts w:ascii="Times New Roman" w:eastAsia="宋体" w:hAnsi="Times New Roman" w:cs="Times New Roman"/>
            <w:color w:val="333333"/>
          </w:rPr>
          <w:delText>新岁资本</w:delText>
        </w:r>
      </w:del>
      <w:ins w:id="15" w:author="Janine Zhan" w:date="2026-06-09T14:31:00Z" w16du:dateUtc="2026-06-09T06:31:00Z">
        <w:r w:rsidR="009245EC">
          <w:rPr>
            <w:rFonts w:ascii="Times New Roman" w:eastAsia="宋体" w:hAnsi="Times New Roman" w:cs="Times New Roman"/>
            <w:color w:val="333333"/>
          </w:rPr>
          <w:t>新岸资本</w:t>
        </w:r>
      </w:ins>
      <w:r w:rsidRPr="00586DF7">
        <w:rPr>
          <w:rFonts w:ascii="Times New Roman" w:eastAsia="宋体" w:hAnsi="Times New Roman" w:cs="Times New Roman"/>
          <w:color w:val="333333"/>
        </w:rPr>
        <w:t>的任何策略或投资将实现其目标或避免损失。</w:t>
      </w:r>
    </w:p>
    <w:p w14:paraId="034E97CA" w14:textId="77777777" w:rsidR="007B2417" w:rsidRPr="00586DF7" w:rsidRDefault="00000000">
      <w:pPr>
        <w:pStyle w:val="1"/>
        <w:rPr>
          <w:rFonts w:ascii="Times New Roman" w:hAnsi="Times New Roman" w:cs="Times New Roman"/>
          <w:sz w:val="22"/>
          <w:szCs w:val="22"/>
        </w:rPr>
      </w:pPr>
      <w:r w:rsidRPr="00586DF7">
        <w:rPr>
          <w:rFonts w:ascii="Times New Roman" w:hAnsi="Times New Roman" w:cs="Times New Roman"/>
          <w:sz w:val="22"/>
          <w:szCs w:val="22"/>
        </w:rPr>
        <w:t>7. Permitted use and prohibited conduct</w:t>
      </w:r>
      <w:r w:rsidRPr="00586DF7">
        <w:rPr>
          <w:rFonts w:ascii="Times New Roman" w:eastAsia="宋体" w:hAnsi="Times New Roman" w:cs="Times New Roman"/>
          <w:sz w:val="22"/>
          <w:szCs w:val="22"/>
        </w:rPr>
        <w:t xml:space="preserve">  7. </w:t>
      </w:r>
      <w:r w:rsidRPr="00586DF7">
        <w:rPr>
          <w:rFonts w:ascii="Times New Roman" w:eastAsia="宋体" w:hAnsi="Times New Roman" w:cs="Times New Roman"/>
          <w:sz w:val="22"/>
          <w:szCs w:val="22"/>
        </w:rPr>
        <w:t>允许的使用与禁止的行为</w:t>
      </w:r>
    </w:p>
    <w:p w14:paraId="7921E4D4" w14:textId="77777777" w:rsidR="007B2417" w:rsidRPr="00586DF7" w:rsidRDefault="00000000">
      <w:pPr>
        <w:spacing w:before="60" w:after="20"/>
        <w:jc w:val="both"/>
        <w:rPr>
          <w:rFonts w:ascii="Times New Roman" w:hAnsi="Times New Roman" w:cs="Times New Roman"/>
        </w:rPr>
      </w:pPr>
      <w:r w:rsidRPr="00586DF7">
        <w:rPr>
          <w:rFonts w:ascii="Times New Roman" w:hAnsi="Times New Roman" w:cs="Times New Roman"/>
        </w:rPr>
        <w:t>You may use the Site solely for lawful informational purposes. You must not:</w:t>
      </w:r>
    </w:p>
    <w:p w14:paraId="2454834E" w14:textId="77777777" w:rsidR="007B2417" w:rsidRPr="00586DF7" w:rsidRDefault="00000000">
      <w:pPr>
        <w:spacing w:before="20" w:after="80"/>
        <w:jc w:val="both"/>
        <w:rPr>
          <w:rFonts w:ascii="Times New Roman" w:hAnsi="Times New Roman" w:cs="Times New Roman"/>
        </w:rPr>
      </w:pPr>
      <w:r w:rsidRPr="00586DF7">
        <w:rPr>
          <w:rFonts w:ascii="Times New Roman" w:eastAsia="宋体" w:hAnsi="Times New Roman" w:cs="Times New Roman"/>
          <w:color w:val="333333"/>
        </w:rPr>
        <w:t>您仅可出于合法信息目的使用本网站。您不得：</w:t>
      </w:r>
    </w:p>
    <w:p w14:paraId="593E17E2" w14:textId="77777777" w:rsidR="007B2417" w:rsidRPr="00586DF7" w:rsidRDefault="00000000">
      <w:pPr>
        <w:pStyle w:val="a4"/>
        <w:numPr>
          <w:ilvl w:val="0"/>
          <w:numId w:val="2"/>
        </w:numPr>
        <w:spacing w:before="30" w:after="10"/>
        <w:rPr>
          <w:rFonts w:ascii="Times New Roman" w:hAnsi="Times New Roman" w:cs="Times New Roman"/>
        </w:rPr>
      </w:pPr>
      <w:r w:rsidRPr="00586DF7">
        <w:rPr>
          <w:rFonts w:ascii="Times New Roman" w:hAnsi="Times New Roman" w:cs="Times New Roman"/>
        </w:rPr>
        <w:t>attempt to gain unauthorised access to any system, server, account, data or restricted area</w:t>
      </w:r>
    </w:p>
    <w:p w14:paraId="3E271D0E" w14:textId="77777777" w:rsidR="007B2417" w:rsidRPr="00586DF7" w:rsidRDefault="00000000">
      <w:pPr>
        <w:pStyle w:val="a4"/>
        <w:numPr>
          <w:ilvl w:val="0"/>
          <w:numId w:val="2"/>
        </w:numPr>
        <w:spacing w:before="10" w:after="30"/>
        <w:rPr>
          <w:rFonts w:ascii="Times New Roman" w:hAnsi="Times New Roman" w:cs="Times New Roman"/>
        </w:rPr>
      </w:pPr>
      <w:r w:rsidRPr="00586DF7">
        <w:rPr>
          <w:rFonts w:ascii="Times New Roman" w:eastAsia="宋体" w:hAnsi="Times New Roman" w:cs="Times New Roman"/>
          <w:color w:val="333333"/>
        </w:rPr>
        <w:t>尝试未经授权访问任何系统、服务器、账户、数据或限制区域</w:t>
      </w:r>
    </w:p>
    <w:p w14:paraId="7D9287C3" w14:textId="77777777" w:rsidR="007B2417" w:rsidRPr="00586DF7" w:rsidRDefault="00000000">
      <w:pPr>
        <w:pStyle w:val="a4"/>
        <w:numPr>
          <w:ilvl w:val="0"/>
          <w:numId w:val="2"/>
        </w:numPr>
        <w:spacing w:before="30" w:after="10"/>
        <w:rPr>
          <w:rFonts w:ascii="Times New Roman" w:hAnsi="Times New Roman" w:cs="Times New Roman"/>
        </w:rPr>
      </w:pPr>
      <w:r w:rsidRPr="00586DF7">
        <w:rPr>
          <w:rFonts w:ascii="Times New Roman" w:hAnsi="Times New Roman" w:cs="Times New Roman"/>
        </w:rPr>
        <w:t>interfere with or disrupt the operation, integrity, availability or security of the Site</w:t>
      </w:r>
    </w:p>
    <w:p w14:paraId="796F3055" w14:textId="77777777" w:rsidR="007B2417" w:rsidRPr="00586DF7" w:rsidRDefault="00000000">
      <w:pPr>
        <w:pStyle w:val="a4"/>
        <w:numPr>
          <w:ilvl w:val="0"/>
          <w:numId w:val="2"/>
        </w:numPr>
        <w:spacing w:before="10" w:after="30"/>
        <w:rPr>
          <w:rFonts w:ascii="Times New Roman" w:hAnsi="Times New Roman" w:cs="Times New Roman"/>
        </w:rPr>
      </w:pPr>
      <w:r w:rsidRPr="00586DF7">
        <w:rPr>
          <w:rFonts w:ascii="Times New Roman" w:eastAsia="宋体" w:hAnsi="Times New Roman" w:cs="Times New Roman"/>
          <w:color w:val="333333"/>
        </w:rPr>
        <w:t>干扰或破坏本网站的运行、完整性、可用性或安全性</w:t>
      </w:r>
    </w:p>
    <w:p w14:paraId="399E2DAE" w14:textId="77777777" w:rsidR="007B2417" w:rsidRPr="00586DF7" w:rsidRDefault="00000000">
      <w:pPr>
        <w:pStyle w:val="a4"/>
        <w:numPr>
          <w:ilvl w:val="0"/>
          <w:numId w:val="2"/>
        </w:numPr>
        <w:spacing w:before="30" w:after="10"/>
        <w:rPr>
          <w:rFonts w:ascii="Times New Roman" w:hAnsi="Times New Roman" w:cs="Times New Roman"/>
        </w:rPr>
      </w:pPr>
      <w:r w:rsidRPr="00586DF7">
        <w:rPr>
          <w:rFonts w:ascii="Times New Roman" w:hAnsi="Times New Roman" w:cs="Times New Roman"/>
        </w:rPr>
        <w:t>introduce or transmit viruses, malware, ransomware, spyware or any other harmful code</w:t>
      </w:r>
    </w:p>
    <w:p w14:paraId="044B4F58" w14:textId="77777777" w:rsidR="007B2417" w:rsidRPr="00586DF7" w:rsidRDefault="00000000">
      <w:pPr>
        <w:pStyle w:val="a4"/>
        <w:numPr>
          <w:ilvl w:val="0"/>
          <w:numId w:val="2"/>
        </w:numPr>
        <w:spacing w:before="10" w:after="30"/>
        <w:rPr>
          <w:rFonts w:ascii="Times New Roman" w:hAnsi="Times New Roman" w:cs="Times New Roman"/>
        </w:rPr>
      </w:pPr>
      <w:r w:rsidRPr="00586DF7">
        <w:rPr>
          <w:rFonts w:ascii="Times New Roman" w:eastAsia="宋体" w:hAnsi="Times New Roman" w:cs="Times New Roman"/>
          <w:color w:val="333333"/>
        </w:rPr>
        <w:t>引入或传输病毒、恶意软件、勒索软件、间谍软件或任何其他有害代码</w:t>
      </w:r>
    </w:p>
    <w:p w14:paraId="582FA25B" w14:textId="77777777" w:rsidR="007B2417" w:rsidRPr="00586DF7" w:rsidRDefault="00000000">
      <w:pPr>
        <w:pStyle w:val="a4"/>
        <w:numPr>
          <w:ilvl w:val="0"/>
          <w:numId w:val="2"/>
        </w:numPr>
        <w:spacing w:before="30" w:after="10"/>
        <w:rPr>
          <w:rFonts w:ascii="Times New Roman" w:hAnsi="Times New Roman" w:cs="Times New Roman"/>
        </w:rPr>
      </w:pPr>
      <w:r w:rsidRPr="00586DF7">
        <w:rPr>
          <w:rFonts w:ascii="Times New Roman" w:hAnsi="Times New Roman" w:cs="Times New Roman"/>
        </w:rPr>
        <w:t>use automated systems including bots, scrapers or data harvesting tools to extract data without ShoreVest's prior written consent</w:t>
      </w:r>
    </w:p>
    <w:p w14:paraId="36747086" w14:textId="33623AC5" w:rsidR="007B2417" w:rsidRPr="00586DF7" w:rsidRDefault="00000000">
      <w:pPr>
        <w:pStyle w:val="a4"/>
        <w:numPr>
          <w:ilvl w:val="0"/>
          <w:numId w:val="2"/>
        </w:numPr>
        <w:spacing w:before="10" w:after="30"/>
        <w:rPr>
          <w:rFonts w:ascii="Times New Roman" w:hAnsi="Times New Roman" w:cs="Times New Roman"/>
        </w:rPr>
      </w:pPr>
      <w:r w:rsidRPr="00586DF7">
        <w:rPr>
          <w:rFonts w:ascii="Times New Roman" w:eastAsia="宋体" w:hAnsi="Times New Roman" w:cs="Times New Roman"/>
          <w:color w:val="333333"/>
        </w:rPr>
        <w:t>在未经</w:t>
      </w:r>
      <w:del w:id="16" w:author="Janine Zhan" w:date="2026-06-09T14:31:00Z" w16du:dateUtc="2026-06-09T06:31:00Z">
        <w:r w:rsidRPr="00586DF7" w:rsidDel="009245EC">
          <w:rPr>
            <w:rFonts w:ascii="Times New Roman" w:eastAsia="宋体" w:hAnsi="Times New Roman" w:cs="Times New Roman"/>
            <w:color w:val="333333"/>
          </w:rPr>
          <w:delText>新岁资本</w:delText>
        </w:r>
      </w:del>
      <w:ins w:id="17" w:author="Janine Zhan" w:date="2026-06-09T14:31:00Z" w16du:dateUtc="2026-06-09T06:31:00Z">
        <w:r w:rsidR="009245EC">
          <w:rPr>
            <w:rFonts w:ascii="Times New Roman" w:eastAsia="宋体" w:hAnsi="Times New Roman" w:cs="Times New Roman"/>
            <w:color w:val="333333"/>
          </w:rPr>
          <w:t>新岸资本</w:t>
        </w:r>
      </w:ins>
      <w:r w:rsidRPr="00586DF7">
        <w:rPr>
          <w:rFonts w:ascii="Times New Roman" w:eastAsia="宋体" w:hAnsi="Times New Roman" w:cs="Times New Roman"/>
          <w:color w:val="333333"/>
        </w:rPr>
        <w:t>事先书面同意的情况下，使用自动化工具提取数据</w:t>
      </w:r>
    </w:p>
    <w:p w14:paraId="2C0D9B00" w14:textId="77777777" w:rsidR="007B2417" w:rsidRPr="00586DF7" w:rsidRDefault="00000000">
      <w:pPr>
        <w:pStyle w:val="a4"/>
        <w:numPr>
          <w:ilvl w:val="0"/>
          <w:numId w:val="2"/>
        </w:numPr>
        <w:spacing w:before="30" w:after="10"/>
        <w:rPr>
          <w:rFonts w:ascii="Times New Roman" w:hAnsi="Times New Roman" w:cs="Times New Roman"/>
        </w:rPr>
      </w:pPr>
      <w:r w:rsidRPr="00586DF7">
        <w:rPr>
          <w:rFonts w:ascii="Times New Roman" w:hAnsi="Times New Roman" w:cs="Times New Roman"/>
        </w:rPr>
        <w:t>reproduce, distribute or create derivative works from any Site content for commercial purposes without prior written consent</w:t>
      </w:r>
    </w:p>
    <w:p w14:paraId="21000C12" w14:textId="77777777" w:rsidR="007B2417" w:rsidRPr="00586DF7" w:rsidRDefault="00000000">
      <w:pPr>
        <w:pStyle w:val="a4"/>
        <w:numPr>
          <w:ilvl w:val="0"/>
          <w:numId w:val="2"/>
        </w:numPr>
        <w:spacing w:before="10" w:after="30"/>
        <w:rPr>
          <w:rFonts w:ascii="Times New Roman" w:hAnsi="Times New Roman" w:cs="Times New Roman"/>
        </w:rPr>
      </w:pPr>
      <w:r w:rsidRPr="00586DF7">
        <w:rPr>
          <w:rFonts w:ascii="Times New Roman" w:eastAsia="宋体" w:hAnsi="Times New Roman" w:cs="Times New Roman"/>
          <w:color w:val="333333"/>
        </w:rPr>
        <w:t>未经事先书面同意，出于商业目的复制、分发或创作派生作品</w:t>
      </w:r>
    </w:p>
    <w:p w14:paraId="19DBC371" w14:textId="77777777" w:rsidR="007B2417" w:rsidRPr="00586DF7" w:rsidRDefault="00000000">
      <w:pPr>
        <w:pStyle w:val="a4"/>
        <w:numPr>
          <w:ilvl w:val="0"/>
          <w:numId w:val="2"/>
        </w:numPr>
        <w:spacing w:before="30" w:after="10"/>
        <w:rPr>
          <w:rFonts w:ascii="Times New Roman" w:hAnsi="Times New Roman" w:cs="Times New Roman"/>
        </w:rPr>
      </w:pPr>
      <w:r w:rsidRPr="00586DF7">
        <w:rPr>
          <w:rFonts w:ascii="Times New Roman" w:hAnsi="Times New Roman" w:cs="Times New Roman"/>
        </w:rPr>
        <w:t>misrepresent your identity, affiliation, jurisdiction or eligibility status</w:t>
      </w:r>
    </w:p>
    <w:p w14:paraId="1EE582AC" w14:textId="77777777" w:rsidR="007B2417" w:rsidRPr="00586DF7" w:rsidRDefault="00000000">
      <w:pPr>
        <w:pStyle w:val="a4"/>
        <w:numPr>
          <w:ilvl w:val="0"/>
          <w:numId w:val="2"/>
        </w:numPr>
        <w:spacing w:before="10" w:after="30"/>
        <w:rPr>
          <w:rFonts w:ascii="Times New Roman" w:hAnsi="Times New Roman" w:cs="Times New Roman"/>
        </w:rPr>
      </w:pPr>
      <w:r w:rsidRPr="00586DF7">
        <w:rPr>
          <w:rFonts w:ascii="Times New Roman" w:eastAsia="宋体" w:hAnsi="Times New Roman" w:cs="Times New Roman"/>
          <w:color w:val="333333"/>
        </w:rPr>
        <w:t>虚报身份、革属关系、司法管辖区或资格状况</w:t>
      </w:r>
    </w:p>
    <w:p w14:paraId="65D2B1EF" w14:textId="77777777" w:rsidR="007B2417" w:rsidRPr="00586DF7" w:rsidRDefault="00000000">
      <w:pPr>
        <w:pStyle w:val="a4"/>
        <w:numPr>
          <w:ilvl w:val="0"/>
          <w:numId w:val="2"/>
        </w:numPr>
        <w:spacing w:before="30" w:after="10"/>
        <w:rPr>
          <w:rFonts w:ascii="Times New Roman" w:hAnsi="Times New Roman" w:cs="Times New Roman"/>
        </w:rPr>
      </w:pPr>
      <w:r w:rsidRPr="00586DF7">
        <w:rPr>
          <w:rFonts w:ascii="Times New Roman" w:hAnsi="Times New Roman" w:cs="Times New Roman"/>
        </w:rPr>
        <w:t>use the Site in any way that is unlawful, misleading, defamatory or harmful to ShoreVest or others</w:t>
      </w:r>
    </w:p>
    <w:p w14:paraId="5F011987" w14:textId="5A756ABC" w:rsidR="007B2417" w:rsidRPr="00586DF7" w:rsidRDefault="00000000">
      <w:pPr>
        <w:pStyle w:val="a4"/>
        <w:numPr>
          <w:ilvl w:val="0"/>
          <w:numId w:val="2"/>
        </w:numPr>
        <w:spacing w:before="10" w:after="30"/>
        <w:rPr>
          <w:rFonts w:ascii="Times New Roman" w:hAnsi="Times New Roman" w:cs="Times New Roman"/>
        </w:rPr>
      </w:pPr>
      <w:r w:rsidRPr="00586DF7">
        <w:rPr>
          <w:rFonts w:ascii="Times New Roman" w:eastAsia="宋体" w:hAnsi="Times New Roman" w:cs="Times New Roman"/>
          <w:color w:val="333333"/>
        </w:rPr>
        <w:t>以任何违法、误导、词讼或损害</w:t>
      </w:r>
      <w:del w:id="18" w:author="Janine Zhan" w:date="2026-06-09T14:31:00Z" w16du:dateUtc="2026-06-09T06:31:00Z">
        <w:r w:rsidRPr="00586DF7" w:rsidDel="009245EC">
          <w:rPr>
            <w:rFonts w:ascii="Times New Roman" w:eastAsia="宋体" w:hAnsi="Times New Roman" w:cs="Times New Roman"/>
            <w:color w:val="333333"/>
          </w:rPr>
          <w:delText>新岁资本</w:delText>
        </w:r>
      </w:del>
      <w:ins w:id="19" w:author="Janine Zhan" w:date="2026-06-09T14:31:00Z" w16du:dateUtc="2026-06-09T06:31:00Z">
        <w:r w:rsidR="009245EC">
          <w:rPr>
            <w:rFonts w:ascii="Times New Roman" w:eastAsia="宋体" w:hAnsi="Times New Roman" w:cs="Times New Roman"/>
            <w:color w:val="333333"/>
          </w:rPr>
          <w:t>新岸资本</w:t>
        </w:r>
      </w:ins>
      <w:r w:rsidRPr="00586DF7">
        <w:rPr>
          <w:rFonts w:ascii="Times New Roman" w:eastAsia="宋体" w:hAnsi="Times New Roman" w:cs="Times New Roman"/>
          <w:color w:val="333333"/>
        </w:rPr>
        <w:t>或他人的方式使用本网站</w:t>
      </w:r>
    </w:p>
    <w:p w14:paraId="483D4BF9" w14:textId="77777777" w:rsidR="007B2417" w:rsidRPr="00586DF7" w:rsidRDefault="00000000">
      <w:pPr>
        <w:pStyle w:val="1"/>
        <w:rPr>
          <w:rFonts w:ascii="Times New Roman" w:hAnsi="Times New Roman" w:cs="Times New Roman"/>
          <w:sz w:val="22"/>
          <w:szCs w:val="22"/>
        </w:rPr>
      </w:pPr>
      <w:r w:rsidRPr="00586DF7">
        <w:rPr>
          <w:rFonts w:ascii="Times New Roman" w:hAnsi="Times New Roman" w:cs="Times New Roman"/>
          <w:sz w:val="22"/>
          <w:szCs w:val="22"/>
        </w:rPr>
        <w:t>8. Intellectual property</w:t>
      </w:r>
      <w:r w:rsidRPr="00586DF7">
        <w:rPr>
          <w:rFonts w:ascii="Times New Roman" w:eastAsia="宋体" w:hAnsi="Times New Roman" w:cs="Times New Roman"/>
          <w:sz w:val="22"/>
          <w:szCs w:val="22"/>
        </w:rPr>
        <w:t xml:space="preserve">  8. </w:t>
      </w:r>
      <w:r w:rsidRPr="00586DF7">
        <w:rPr>
          <w:rFonts w:ascii="Times New Roman" w:eastAsia="宋体" w:hAnsi="Times New Roman" w:cs="Times New Roman"/>
          <w:sz w:val="22"/>
          <w:szCs w:val="22"/>
        </w:rPr>
        <w:t>知识产权</w:t>
      </w:r>
    </w:p>
    <w:p w14:paraId="729879ED" w14:textId="77777777" w:rsidR="007B2417" w:rsidRPr="00586DF7" w:rsidRDefault="00000000">
      <w:pPr>
        <w:spacing w:before="60" w:after="20"/>
        <w:jc w:val="both"/>
        <w:rPr>
          <w:rFonts w:ascii="Times New Roman" w:hAnsi="Times New Roman" w:cs="Times New Roman"/>
        </w:rPr>
      </w:pPr>
      <w:r w:rsidRPr="00586DF7">
        <w:rPr>
          <w:rFonts w:ascii="Times New Roman" w:hAnsi="Times New Roman" w:cs="Times New Roman"/>
        </w:rPr>
        <w:t xml:space="preserve">All content on the Site, including text, design, layout, graphics, data, charts, branding and trade names, is owned by or licensed to ShoreVest and protected by applicable intellectual property laws. No rights </w:t>
      </w:r>
      <w:r w:rsidRPr="00586DF7">
        <w:rPr>
          <w:rFonts w:ascii="Times New Roman" w:hAnsi="Times New Roman" w:cs="Times New Roman"/>
        </w:rPr>
        <w:lastRenderedPageBreak/>
        <w:t>are granted other than a limited, revocable, non-exclusive right to access and view the Site for personal, non-commercial informational purposes. Any unauthorised use may constitute infringement.</w:t>
      </w:r>
    </w:p>
    <w:p w14:paraId="5E8A7D92" w14:textId="658C9FF6" w:rsidR="007B2417" w:rsidRPr="00586DF7" w:rsidRDefault="00000000">
      <w:pPr>
        <w:spacing w:before="20" w:after="80"/>
        <w:jc w:val="both"/>
        <w:rPr>
          <w:rFonts w:ascii="Times New Roman" w:hAnsi="Times New Roman" w:cs="Times New Roman"/>
        </w:rPr>
      </w:pPr>
      <w:r w:rsidRPr="00586DF7">
        <w:rPr>
          <w:rFonts w:ascii="Times New Roman" w:eastAsia="宋体" w:hAnsi="Times New Roman" w:cs="Times New Roman"/>
          <w:color w:val="333333"/>
        </w:rPr>
        <w:t>本网站上的所有内容均归</w:t>
      </w:r>
      <w:del w:id="20" w:author="Janine Zhan" w:date="2026-06-09T14:31:00Z" w16du:dateUtc="2026-06-09T06:31:00Z">
        <w:r w:rsidRPr="00586DF7" w:rsidDel="009245EC">
          <w:rPr>
            <w:rFonts w:ascii="Times New Roman" w:eastAsia="宋体" w:hAnsi="Times New Roman" w:cs="Times New Roman"/>
            <w:color w:val="333333"/>
          </w:rPr>
          <w:delText>新岁资本</w:delText>
        </w:r>
      </w:del>
      <w:ins w:id="21" w:author="Janine Zhan" w:date="2026-06-09T14:31:00Z" w16du:dateUtc="2026-06-09T06:31:00Z">
        <w:r w:rsidR="009245EC">
          <w:rPr>
            <w:rFonts w:ascii="Times New Roman" w:eastAsia="宋体" w:hAnsi="Times New Roman" w:cs="Times New Roman"/>
            <w:color w:val="333333"/>
          </w:rPr>
          <w:t>新岸资本</w:t>
        </w:r>
      </w:ins>
      <w:r w:rsidRPr="00586DF7">
        <w:rPr>
          <w:rFonts w:ascii="Times New Roman" w:eastAsia="宋体" w:hAnsi="Times New Roman" w:cs="Times New Roman"/>
          <w:color w:val="333333"/>
        </w:rPr>
        <w:t>所有或经许可使用，并受适用知识产权法律保护。除个人非商业信息目的的访问和查阅权外，不授予任何其他权利。任何未经授权的使用可能构成侵权。</w:t>
      </w:r>
    </w:p>
    <w:p w14:paraId="02002947" w14:textId="77777777" w:rsidR="007B2417" w:rsidRPr="00586DF7" w:rsidRDefault="00000000">
      <w:pPr>
        <w:pStyle w:val="1"/>
        <w:rPr>
          <w:rFonts w:ascii="Times New Roman" w:hAnsi="Times New Roman" w:cs="Times New Roman"/>
          <w:sz w:val="22"/>
          <w:szCs w:val="22"/>
        </w:rPr>
      </w:pPr>
      <w:r w:rsidRPr="00586DF7">
        <w:rPr>
          <w:rFonts w:ascii="Times New Roman" w:hAnsi="Times New Roman" w:cs="Times New Roman"/>
          <w:sz w:val="22"/>
          <w:szCs w:val="22"/>
        </w:rPr>
        <w:t>9. Third-party content and links</w:t>
      </w:r>
      <w:r w:rsidRPr="00586DF7">
        <w:rPr>
          <w:rFonts w:ascii="Times New Roman" w:eastAsia="宋体" w:hAnsi="Times New Roman" w:cs="Times New Roman"/>
          <w:sz w:val="22"/>
          <w:szCs w:val="22"/>
        </w:rPr>
        <w:t xml:space="preserve">  9. </w:t>
      </w:r>
      <w:r w:rsidRPr="00586DF7">
        <w:rPr>
          <w:rFonts w:ascii="Times New Roman" w:eastAsia="宋体" w:hAnsi="Times New Roman" w:cs="Times New Roman"/>
          <w:sz w:val="22"/>
          <w:szCs w:val="22"/>
        </w:rPr>
        <w:t>第三方内容及链接</w:t>
      </w:r>
    </w:p>
    <w:p w14:paraId="5B3C3719" w14:textId="77777777" w:rsidR="007B2417" w:rsidRPr="00586DF7" w:rsidRDefault="00000000">
      <w:pPr>
        <w:spacing w:before="60" w:after="20"/>
        <w:jc w:val="both"/>
        <w:rPr>
          <w:rFonts w:ascii="Times New Roman" w:hAnsi="Times New Roman" w:cs="Times New Roman"/>
        </w:rPr>
      </w:pPr>
      <w:r w:rsidRPr="00586DF7">
        <w:rPr>
          <w:rFonts w:ascii="Times New Roman" w:hAnsi="Times New Roman" w:cs="Times New Roman"/>
        </w:rPr>
        <w:t>The Site may contain links to third-party websites or include third-party content for convenience only. ShoreVest does not control, endorse or assume responsibility for any third-party content. Access to third-party websites is entirely at your own risk.</w:t>
      </w:r>
    </w:p>
    <w:p w14:paraId="301A9DAA" w14:textId="5EE18F42" w:rsidR="007B2417" w:rsidRPr="00586DF7" w:rsidRDefault="00000000">
      <w:pPr>
        <w:spacing w:before="20" w:after="80"/>
        <w:jc w:val="both"/>
        <w:rPr>
          <w:rFonts w:ascii="Times New Roman" w:hAnsi="Times New Roman" w:cs="Times New Roman"/>
        </w:rPr>
      </w:pPr>
      <w:r w:rsidRPr="00586DF7">
        <w:rPr>
          <w:rFonts w:ascii="Times New Roman" w:eastAsia="宋体" w:hAnsi="Times New Roman" w:cs="Times New Roman"/>
          <w:color w:val="333333"/>
        </w:rPr>
        <w:t>本网站可能包含第三方网站链接或第三方内容，仅供便捷。</w:t>
      </w:r>
      <w:del w:id="22" w:author="Janine Zhan" w:date="2026-06-09T14:31:00Z" w16du:dateUtc="2026-06-09T06:31:00Z">
        <w:r w:rsidRPr="00586DF7" w:rsidDel="009245EC">
          <w:rPr>
            <w:rFonts w:ascii="Times New Roman" w:eastAsia="宋体" w:hAnsi="Times New Roman" w:cs="Times New Roman"/>
            <w:color w:val="333333"/>
          </w:rPr>
          <w:delText>新岁资本</w:delText>
        </w:r>
      </w:del>
      <w:ins w:id="23" w:author="Janine Zhan" w:date="2026-06-09T14:31:00Z" w16du:dateUtc="2026-06-09T06:31:00Z">
        <w:r w:rsidR="009245EC">
          <w:rPr>
            <w:rFonts w:ascii="Times New Roman" w:eastAsia="宋体" w:hAnsi="Times New Roman" w:cs="Times New Roman"/>
            <w:color w:val="333333"/>
          </w:rPr>
          <w:t>新岸资本</w:t>
        </w:r>
      </w:ins>
      <w:r w:rsidRPr="00586DF7">
        <w:rPr>
          <w:rFonts w:ascii="Times New Roman" w:eastAsia="宋体" w:hAnsi="Times New Roman" w:cs="Times New Roman"/>
          <w:color w:val="333333"/>
        </w:rPr>
        <w:t>不控制、认可或对第三方内容承担任何责任。访问第三方网站的风险由您自行承担。</w:t>
      </w:r>
    </w:p>
    <w:p w14:paraId="081F5C9A" w14:textId="77777777" w:rsidR="007B2417" w:rsidRPr="00586DF7" w:rsidRDefault="00000000">
      <w:pPr>
        <w:pStyle w:val="1"/>
        <w:rPr>
          <w:rFonts w:ascii="Times New Roman" w:hAnsi="Times New Roman" w:cs="Times New Roman"/>
          <w:sz w:val="22"/>
          <w:szCs w:val="22"/>
        </w:rPr>
      </w:pPr>
      <w:r w:rsidRPr="00586DF7">
        <w:rPr>
          <w:rFonts w:ascii="Times New Roman" w:hAnsi="Times New Roman" w:cs="Times New Roman"/>
          <w:sz w:val="22"/>
          <w:szCs w:val="22"/>
        </w:rPr>
        <w:t>10. No warranties</w:t>
      </w:r>
      <w:r w:rsidRPr="00586DF7">
        <w:rPr>
          <w:rFonts w:ascii="Times New Roman" w:eastAsia="宋体" w:hAnsi="Times New Roman" w:cs="Times New Roman"/>
          <w:sz w:val="22"/>
          <w:szCs w:val="22"/>
        </w:rPr>
        <w:t xml:space="preserve">  10. </w:t>
      </w:r>
      <w:r w:rsidRPr="00586DF7">
        <w:rPr>
          <w:rFonts w:ascii="Times New Roman" w:eastAsia="宋体" w:hAnsi="Times New Roman" w:cs="Times New Roman"/>
          <w:sz w:val="22"/>
          <w:szCs w:val="22"/>
        </w:rPr>
        <w:t>无保证</w:t>
      </w:r>
    </w:p>
    <w:p w14:paraId="36302B41" w14:textId="77777777" w:rsidR="007B2417" w:rsidRPr="00586DF7" w:rsidRDefault="00000000">
      <w:pPr>
        <w:spacing w:before="60" w:after="20"/>
        <w:jc w:val="both"/>
        <w:rPr>
          <w:rFonts w:ascii="Times New Roman" w:hAnsi="Times New Roman" w:cs="Times New Roman"/>
        </w:rPr>
      </w:pPr>
      <w:r w:rsidRPr="00586DF7">
        <w:rPr>
          <w:rFonts w:ascii="Times New Roman" w:hAnsi="Times New Roman" w:cs="Times New Roman"/>
        </w:rPr>
        <w:t>The Site is provided on an as is and as available basis. To the fullest extent permitted by applicable law, ShoreVest disclaims all representations and warranties, express or implied, including as to accuracy, completeness, uninterrupted operation, absence of viruses, and fitness for any particular purpose.</w:t>
      </w:r>
    </w:p>
    <w:p w14:paraId="70F83600" w14:textId="0E41D097" w:rsidR="007B2417" w:rsidRPr="00586DF7" w:rsidRDefault="00000000">
      <w:pPr>
        <w:spacing w:before="20" w:after="80"/>
        <w:jc w:val="both"/>
        <w:rPr>
          <w:rFonts w:ascii="Times New Roman" w:hAnsi="Times New Roman" w:cs="Times New Roman"/>
        </w:rPr>
      </w:pPr>
      <w:r w:rsidRPr="00586DF7">
        <w:rPr>
          <w:rFonts w:ascii="Times New Roman" w:eastAsia="宋体" w:hAnsi="Times New Roman" w:cs="Times New Roman"/>
          <w:color w:val="333333"/>
        </w:rPr>
        <w:t>本网站按「现状」及「可用时」基础提供。在适用法律允许的最大范围内，</w:t>
      </w:r>
      <w:del w:id="24" w:author="Janine Zhan" w:date="2026-06-09T14:31:00Z" w16du:dateUtc="2026-06-09T06:31:00Z">
        <w:r w:rsidRPr="00586DF7" w:rsidDel="009245EC">
          <w:rPr>
            <w:rFonts w:ascii="Times New Roman" w:eastAsia="宋体" w:hAnsi="Times New Roman" w:cs="Times New Roman"/>
            <w:color w:val="333333"/>
          </w:rPr>
          <w:delText>新岁资本</w:delText>
        </w:r>
      </w:del>
      <w:ins w:id="25" w:author="Janine Zhan" w:date="2026-06-09T14:31:00Z" w16du:dateUtc="2026-06-09T06:31:00Z">
        <w:r w:rsidR="009245EC">
          <w:rPr>
            <w:rFonts w:ascii="Times New Roman" w:eastAsia="宋体" w:hAnsi="Times New Roman" w:cs="Times New Roman"/>
            <w:color w:val="333333"/>
          </w:rPr>
          <w:t>新岸资本</w:t>
        </w:r>
      </w:ins>
      <w:r w:rsidRPr="00586DF7">
        <w:rPr>
          <w:rFonts w:ascii="Times New Roman" w:eastAsia="宋体" w:hAnsi="Times New Roman" w:cs="Times New Roman"/>
          <w:color w:val="333333"/>
        </w:rPr>
        <w:t>否认所有明示或暗示的陈述与保证，包括内容的准确性、完整性、运行的不间断性、不含病毒及适合任何特定目的的保证。</w:t>
      </w:r>
    </w:p>
    <w:p w14:paraId="7D3C9296" w14:textId="77777777" w:rsidR="007B2417" w:rsidRPr="00586DF7" w:rsidRDefault="00000000">
      <w:pPr>
        <w:pStyle w:val="1"/>
        <w:rPr>
          <w:rFonts w:ascii="Times New Roman" w:hAnsi="Times New Roman" w:cs="Times New Roman"/>
          <w:sz w:val="22"/>
          <w:szCs w:val="22"/>
        </w:rPr>
      </w:pPr>
      <w:r w:rsidRPr="00586DF7">
        <w:rPr>
          <w:rFonts w:ascii="Times New Roman" w:hAnsi="Times New Roman" w:cs="Times New Roman"/>
          <w:sz w:val="22"/>
          <w:szCs w:val="22"/>
        </w:rPr>
        <w:t>11. Limitation of liability</w:t>
      </w:r>
      <w:r w:rsidRPr="00586DF7">
        <w:rPr>
          <w:rFonts w:ascii="Times New Roman" w:eastAsia="宋体" w:hAnsi="Times New Roman" w:cs="Times New Roman"/>
          <w:sz w:val="22"/>
          <w:szCs w:val="22"/>
        </w:rPr>
        <w:t xml:space="preserve">  11. </w:t>
      </w:r>
      <w:r w:rsidRPr="00586DF7">
        <w:rPr>
          <w:rFonts w:ascii="Times New Roman" w:eastAsia="宋体" w:hAnsi="Times New Roman" w:cs="Times New Roman"/>
          <w:sz w:val="22"/>
          <w:szCs w:val="22"/>
        </w:rPr>
        <w:t>责任限制</w:t>
      </w:r>
    </w:p>
    <w:p w14:paraId="17D0769C" w14:textId="77777777" w:rsidR="007B2417" w:rsidRPr="00586DF7" w:rsidRDefault="00000000">
      <w:pPr>
        <w:spacing w:before="60" w:after="20"/>
        <w:jc w:val="both"/>
        <w:rPr>
          <w:rFonts w:ascii="Times New Roman" w:hAnsi="Times New Roman" w:cs="Times New Roman"/>
        </w:rPr>
      </w:pPr>
      <w:r w:rsidRPr="00586DF7">
        <w:rPr>
          <w:rFonts w:ascii="Times New Roman" w:hAnsi="Times New Roman" w:cs="Times New Roman"/>
        </w:rPr>
        <w:t>To the fullest extent permitted by applicable law, ShoreVest and its affiliates, subsidiaries, directors, officers, partners, employees and agents shall not be liable for any loss, damage, cost or expense arising from: access to, use of or inability to use the Site; reliance on any content; errors, omissions or inaccuracies; interruptions, delays or security breaches; or any third-party content or linked websites. This applies regardless of the legal theory on which any claim is based.</w:t>
      </w:r>
    </w:p>
    <w:p w14:paraId="33630ABA" w14:textId="489871DF" w:rsidR="007B2417" w:rsidRPr="00586DF7" w:rsidRDefault="00000000">
      <w:pPr>
        <w:spacing w:before="20" w:after="80"/>
        <w:jc w:val="both"/>
        <w:rPr>
          <w:rFonts w:ascii="Times New Roman" w:hAnsi="Times New Roman" w:cs="Times New Roman"/>
        </w:rPr>
      </w:pPr>
      <w:r w:rsidRPr="00586DF7">
        <w:rPr>
          <w:rFonts w:ascii="Times New Roman" w:eastAsia="宋体" w:hAnsi="Times New Roman" w:cs="Times New Roman"/>
          <w:color w:val="333333"/>
        </w:rPr>
        <w:t>在适用法律允许的最大范围内，</w:t>
      </w:r>
      <w:del w:id="26" w:author="Janine Zhan" w:date="2026-06-09T14:31:00Z" w16du:dateUtc="2026-06-09T06:31:00Z">
        <w:r w:rsidRPr="00586DF7" w:rsidDel="009245EC">
          <w:rPr>
            <w:rFonts w:ascii="Times New Roman" w:eastAsia="宋体" w:hAnsi="Times New Roman" w:cs="Times New Roman"/>
            <w:color w:val="333333"/>
          </w:rPr>
          <w:delText>新岁资本</w:delText>
        </w:r>
      </w:del>
      <w:ins w:id="27" w:author="Janine Zhan" w:date="2026-06-09T14:31:00Z" w16du:dateUtc="2026-06-09T06:31:00Z">
        <w:r w:rsidR="009245EC">
          <w:rPr>
            <w:rFonts w:ascii="Times New Roman" w:eastAsia="宋体" w:hAnsi="Times New Roman" w:cs="Times New Roman"/>
            <w:color w:val="333333"/>
          </w:rPr>
          <w:t>新岸资本</w:t>
        </w:r>
      </w:ins>
      <w:r w:rsidRPr="00586DF7">
        <w:rPr>
          <w:rFonts w:ascii="Times New Roman" w:eastAsia="宋体" w:hAnsi="Times New Roman" w:cs="Times New Roman"/>
          <w:color w:val="333333"/>
        </w:rPr>
        <w:t>及其关联公司、子公司、董事、高管、合伙人、雇员及代理人对因以下原因导致的任何损失不承担责任：访问、使用或无法使用本网站；依赖任何内容；内容错误或</w:t>
      </w:r>
      <w:del w:id="28" w:author="Janine Zhan" w:date="2026-06-09T14:34:00Z" w16du:dateUtc="2026-06-09T06:34:00Z">
        <w:r w:rsidRPr="00586DF7" w:rsidDel="009245EC">
          <w:rPr>
            <w:rFonts w:ascii="Times New Roman" w:eastAsia="宋体" w:hAnsi="Times New Roman" w:cs="Times New Roman" w:hint="eastAsia"/>
            <w:color w:val="333333"/>
          </w:rPr>
          <w:delText>遯漏</w:delText>
        </w:r>
      </w:del>
      <w:ins w:id="29" w:author="Janine Zhan" w:date="2026-06-09T14:34:00Z" w16du:dateUtc="2026-06-09T06:34:00Z">
        <w:r w:rsidR="009245EC">
          <w:rPr>
            <w:rFonts w:ascii="Times New Roman" w:eastAsia="宋体" w:hAnsi="Times New Roman" w:cs="Times New Roman" w:hint="eastAsia"/>
            <w:color w:val="333333"/>
          </w:rPr>
          <w:t>遗漏</w:t>
        </w:r>
      </w:ins>
      <w:r w:rsidRPr="00586DF7">
        <w:rPr>
          <w:rFonts w:ascii="Times New Roman" w:eastAsia="宋体" w:hAnsi="Times New Roman" w:cs="Times New Roman"/>
          <w:color w:val="333333"/>
        </w:rPr>
        <w:t>；中断、延迟或安全违规；以及任何第三方内容。无论相关主张基于何种法律理论，该限制均适用。</w:t>
      </w:r>
    </w:p>
    <w:p w14:paraId="799F430E" w14:textId="77777777" w:rsidR="007B2417" w:rsidRPr="00586DF7" w:rsidRDefault="00000000">
      <w:pPr>
        <w:pStyle w:val="1"/>
        <w:rPr>
          <w:rFonts w:ascii="Times New Roman" w:hAnsi="Times New Roman" w:cs="Times New Roman"/>
          <w:sz w:val="22"/>
          <w:szCs w:val="22"/>
        </w:rPr>
      </w:pPr>
      <w:r w:rsidRPr="00586DF7">
        <w:rPr>
          <w:rFonts w:ascii="Times New Roman" w:hAnsi="Times New Roman" w:cs="Times New Roman"/>
          <w:sz w:val="22"/>
          <w:szCs w:val="22"/>
        </w:rPr>
        <w:t>12. Indemnification</w:t>
      </w:r>
      <w:r w:rsidRPr="00586DF7">
        <w:rPr>
          <w:rFonts w:ascii="Times New Roman" w:eastAsia="宋体" w:hAnsi="Times New Roman" w:cs="Times New Roman"/>
          <w:sz w:val="22"/>
          <w:szCs w:val="22"/>
        </w:rPr>
        <w:t xml:space="preserve">  12. </w:t>
      </w:r>
      <w:r w:rsidRPr="00586DF7">
        <w:rPr>
          <w:rFonts w:ascii="Times New Roman" w:eastAsia="宋体" w:hAnsi="Times New Roman" w:cs="Times New Roman"/>
          <w:sz w:val="22"/>
          <w:szCs w:val="22"/>
        </w:rPr>
        <w:t>赔偿</w:t>
      </w:r>
    </w:p>
    <w:p w14:paraId="6DDC66D8" w14:textId="77777777" w:rsidR="007B2417" w:rsidRPr="00586DF7" w:rsidRDefault="00000000">
      <w:pPr>
        <w:spacing w:before="60" w:after="20"/>
        <w:jc w:val="both"/>
        <w:rPr>
          <w:rFonts w:ascii="Times New Roman" w:hAnsi="Times New Roman" w:cs="Times New Roman"/>
        </w:rPr>
      </w:pPr>
      <w:r w:rsidRPr="00586DF7">
        <w:rPr>
          <w:rFonts w:ascii="Times New Roman" w:hAnsi="Times New Roman" w:cs="Times New Roman"/>
        </w:rPr>
        <w:t>You agree to indemnify, defend and hold harmless ShoreVest and its affiliates, subsidiaries, directors, officers, partners, employees and agents from any claims, liabilities, damages, losses, costs or expenses arising from: your breach of these Terms; your misuse of the Site; or your violation of any applicable law, regulation or third-party right.</w:t>
      </w:r>
    </w:p>
    <w:p w14:paraId="3B6268ED" w14:textId="2C810F9D" w:rsidR="007B2417" w:rsidRPr="00586DF7" w:rsidRDefault="00000000">
      <w:pPr>
        <w:spacing w:before="20" w:after="80"/>
        <w:jc w:val="both"/>
        <w:rPr>
          <w:rFonts w:ascii="Times New Roman" w:hAnsi="Times New Roman" w:cs="Times New Roman"/>
        </w:rPr>
      </w:pPr>
      <w:r w:rsidRPr="00586DF7">
        <w:rPr>
          <w:rFonts w:ascii="Times New Roman" w:eastAsia="宋体" w:hAnsi="Times New Roman" w:cs="Times New Roman"/>
          <w:color w:val="333333"/>
        </w:rPr>
        <w:t>您同意就以下原因导致的任何索赔、责任、损失、费用或支出赔偿</w:t>
      </w:r>
      <w:del w:id="30" w:author="Janine Zhan" w:date="2026-06-09T14:31:00Z" w16du:dateUtc="2026-06-09T06:31:00Z">
        <w:r w:rsidRPr="00586DF7" w:rsidDel="009245EC">
          <w:rPr>
            <w:rFonts w:ascii="Times New Roman" w:eastAsia="宋体" w:hAnsi="Times New Roman" w:cs="Times New Roman"/>
            <w:color w:val="333333"/>
          </w:rPr>
          <w:delText>新岁资本</w:delText>
        </w:r>
      </w:del>
      <w:ins w:id="31" w:author="Janine Zhan" w:date="2026-06-09T14:31:00Z" w16du:dateUtc="2026-06-09T06:31:00Z">
        <w:r w:rsidR="009245EC">
          <w:rPr>
            <w:rFonts w:ascii="Times New Roman" w:eastAsia="宋体" w:hAnsi="Times New Roman" w:cs="Times New Roman"/>
            <w:color w:val="333333"/>
          </w:rPr>
          <w:t>新岸资本</w:t>
        </w:r>
      </w:ins>
      <w:r w:rsidRPr="00586DF7">
        <w:rPr>
          <w:rFonts w:ascii="Times New Roman" w:eastAsia="宋体" w:hAnsi="Times New Roman" w:cs="Times New Roman"/>
          <w:color w:val="333333"/>
        </w:rPr>
        <w:t>及其关联公司、子公司、董事、高管、合伙人、雇员及代理人并使其免受损害：您违反本使用条款；您滥用本网站；或您违反适用法律、法规或第三方权利。</w:t>
      </w:r>
    </w:p>
    <w:p w14:paraId="49601AB2" w14:textId="77777777" w:rsidR="007B2417" w:rsidRPr="00586DF7" w:rsidRDefault="00000000">
      <w:pPr>
        <w:pStyle w:val="1"/>
        <w:rPr>
          <w:rFonts w:ascii="Times New Roman" w:hAnsi="Times New Roman" w:cs="Times New Roman"/>
          <w:sz w:val="22"/>
          <w:szCs w:val="22"/>
        </w:rPr>
      </w:pPr>
      <w:r w:rsidRPr="00586DF7">
        <w:rPr>
          <w:rFonts w:ascii="Times New Roman" w:hAnsi="Times New Roman" w:cs="Times New Roman"/>
          <w:sz w:val="22"/>
          <w:szCs w:val="22"/>
        </w:rPr>
        <w:t>13. Privacy</w:t>
      </w:r>
      <w:r w:rsidRPr="00586DF7">
        <w:rPr>
          <w:rFonts w:ascii="Times New Roman" w:eastAsia="宋体" w:hAnsi="Times New Roman" w:cs="Times New Roman"/>
          <w:sz w:val="22"/>
          <w:szCs w:val="22"/>
        </w:rPr>
        <w:t xml:space="preserve">  13. </w:t>
      </w:r>
      <w:r w:rsidRPr="00586DF7">
        <w:rPr>
          <w:rFonts w:ascii="Times New Roman" w:eastAsia="宋体" w:hAnsi="Times New Roman" w:cs="Times New Roman"/>
          <w:sz w:val="22"/>
          <w:szCs w:val="22"/>
        </w:rPr>
        <w:t>隐私</w:t>
      </w:r>
    </w:p>
    <w:p w14:paraId="06ED0D43" w14:textId="77777777" w:rsidR="007B2417" w:rsidRPr="00586DF7" w:rsidRDefault="00000000">
      <w:pPr>
        <w:spacing w:before="60" w:after="20"/>
        <w:jc w:val="both"/>
        <w:rPr>
          <w:rFonts w:ascii="Times New Roman" w:hAnsi="Times New Roman" w:cs="Times New Roman"/>
        </w:rPr>
      </w:pPr>
      <w:r w:rsidRPr="00586DF7">
        <w:rPr>
          <w:rFonts w:ascii="Times New Roman" w:hAnsi="Times New Roman" w:cs="Times New Roman"/>
        </w:rPr>
        <w:t>Your use of the Site is subject to the Privacy Policy and Cookie Notice. By using the Site, you acknowledge those practices.</w:t>
      </w:r>
    </w:p>
    <w:p w14:paraId="4F227AB6" w14:textId="77777777" w:rsidR="007B2417" w:rsidRPr="00586DF7" w:rsidRDefault="00000000">
      <w:pPr>
        <w:spacing w:before="20" w:after="80"/>
        <w:jc w:val="both"/>
        <w:rPr>
          <w:rFonts w:ascii="Times New Roman" w:hAnsi="Times New Roman" w:cs="Times New Roman"/>
        </w:rPr>
      </w:pPr>
      <w:r w:rsidRPr="00586DF7">
        <w:rPr>
          <w:rFonts w:ascii="Times New Roman" w:eastAsia="宋体" w:hAnsi="Times New Roman" w:cs="Times New Roman"/>
          <w:color w:val="333333"/>
        </w:rPr>
        <w:t>您对本网站的使用受隐私政策及</w:t>
      </w:r>
      <w:r w:rsidRPr="00586DF7">
        <w:rPr>
          <w:rFonts w:ascii="Times New Roman" w:eastAsia="宋体" w:hAnsi="Times New Roman" w:cs="Times New Roman"/>
          <w:color w:val="333333"/>
        </w:rPr>
        <w:t xml:space="preserve"> Cookie </w:t>
      </w:r>
      <w:r w:rsidRPr="00586DF7">
        <w:rPr>
          <w:rFonts w:ascii="Times New Roman" w:eastAsia="宋体" w:hAnsi="Times New Roman" w:cs="Times New Roman"/>
          <w:color w:val="333333"/>
        </w:rPr>
        <w:t>通知的约束。通过使用本网站，您确认上述做法。</w:t>
      </w:r>
    </w:p>
    <w:p w14:paraId="78CA7ADF" w14:textId="77777777" w:rsidR="007B2417" w:rsidRPr="00586DF7" w:rsidRDefault="00000000">
      <w:pPr>
        <w:pStyle w:val="1"/>
        <w:rPr>
          <w:rFonts w:ascii="Times New Roman" w:hAnsi="Times New Roman" w:cs="Times New Roman"/>
          <w:sz w:val="22"/>
          <w:szCs w:val="22"/>
        </w:rPr>
      </w:pPr>
      <w:r w:rsidRPr="00586DF7">
        <w:rPr>
          <w:rFonts w:ascii="Times New Roman" w:hAnsi="Times New Roman" w:cs="Times New Roman"/>
          <w:sz w:val="22"/>
          <w:szCs w:val="22"/>
        </w:rPr>
        <w:lastRenderedPageBreak/>
        <w:t>14. Changes</w:t>
      </w:r>
      <w:r w:rsidRPr="00586DF7">
        <w:rPr>
          <w:rFonts w:ascii="Times New Roman" w:eastAsia="宋体" w:hAnsi="Times New Roman" w:cs="Times New Roman"/>
          <w:sz w:val="22"/>
          <w:szCs w:val="22"/>
        </w:rPr>
        <w:t xml:space="preserve">  14. </w:t>
      </w:r>
      <w:r w:rsidRPr="00586DF7">
        <w:rPr>
          <w:rFonts w:ascii="Times New Roman" w:eastAsia="宋体" w:hAnsi="Times New Roman" w:cs="Times New Roman"/>
          <w:sz w:val="22"/>
          <w:szCs w:val="22"/>
        </w:rPr>
        <w:t>变更</w:t>
      </w:r>
    </w:p>
    <w:p w14:paraId="0AD8A64A" w14:textId="77777777" w:rsidR="007B2417" w:rsidRPr="00586DF7" w:rsidRDefault="00000000">
      <w:pPr>
        <w:spacing w:before="60" w:after="20"/>
        <w:jc w:val="both"/>
        <w:rPr>
          <w:rFonts w:ascii="Times New Roman" w:hAnsi="Times New Roman" w:cs="Times New Roman"/>
        </w:rPr>
      </w:pPr>
      <w:r w:rsidRPr="00586DF7">
        <w:rPr>
          <w:rFonts w:ascii="Times New Roman" w:hAnsi="Times New Roman" w:cs="Times New Roman"/>
        </w:rPr>
        <w:t>ShoreVest may modify, suspend or discontinue any part of the Site; restrict access to certain users or jurisdictions; and update these Terms at any time without notice. Updated Terms are effective upon posting. Continued use constitutes acceptance of the revised Terms.</w:t>
      </w:r>
    </w:p>
    <w:p w14:paraId="3470204D" w14:textId="6E40CDA7" w:rsidR="007B2417" w:rsidRPr="00586DF7" w:rsidRDefault="00000000">
      <w:pPr>
        <w:spacing w:before="20" w:after="80"/>
        <w:jc w:val="both"/>
        <w:rPr>
          <w:rFonts w:ascii="Times New Roman" w:hAnsi="Times New Roman" w:cs="Times New Roman"/>
        </w:rPr>
      </w:pPr>
      <w:del w:id="32" w:author="Janine Zhan" w:date="2026-06-09T14:31:00Z" w16du:dateUtc="2026-06-09T06:31:00Z">
        <w:r w:rsidRPr="00586DF7" w:rsidDel="009245EC">
          <w:rPr>
            <w:rFonts w:ascii="Times New Roman" w:eastAsia="宋体" w:hAnsi="Times New Roman" w:cs="Times New Roman"/>
            <w:color w:val="333333"/>
          </w:rPr>
          <w:delText>新岁资本</w:delText>
        </w:r>
      </w:del>
      <w:ins w:id="33" w:author="Janine Zhan" w:date="2026-06-09T14:31:00Z" w16du:dateUtc="2026-06-09T06:31:00Z">
        <w:r w:rsidR="009245EC">
          <w:rPr>
            <w:rFonts w:ascii="Times New Roman" w:eastAsia="宋体" w:hAnsi="Times New Roman" w:cs="Times New Roman"/>
            <w:color w:val="333333"/>
          </w:rPr>
          <w:t>新岸资本</w:t>
        </w:r>
      </w:ins>
      <w:r w:rsidRPr="00586DF7">
        <w:rPr>
          <w:rFonts w:ascii="Times New Roman" w:eastAsia="宋体" w:hAnsi="Times New Roman" w:cs="Times New Roman"/>
          <w:color w:val="333333"/>
        </w:rPr>
        <w:t>可随时无需通知地修改、暂停或停止本网站的任何部分；限制特定用户或司法管辖区的访问；及更新本使用条款。更新后的条款将于发布后生效。继续使用即表示接受修订后的条款。</w:t>
      </w:r>
    </w:p>
    <w:p w14:paraId="4C940562" w14:textId="77777777" w:rsidR="007B2417" w:rsidRPr="00586DF7" w:rsidRDefault="00000000">
      <w:pPr>
        <w:pStyle w:val="1"/>
        <w:rPr>
          <w:rFonts w:ascii="Times New Roman" w:hAnsi="Times New Roman" w:cs="Times New Roman"/>
          <w:sz w:val="22"/>
          <w:szCs w:val="22"/>
        </w:rPr>
      </w:pPr>
      <w:r w:rsidRPr="00586DF7">
        <w:rPr>
          <w:rFonts w:ascii="Times New Roman" w:hAnsi="Times New Roman" w:cs="Times New Roman"/>
          <w:sz w:val="22"/>
          <w:szCs w:val="22"/>
        </w:rPr>
        <w:t>15. Governing law</w:t>
      </w:r>
      <w:r w:rsidRPr="00586DF7">
        <w:rPr>
          <w:rFonts w:ascii="Times New Roman" w:eastAsia="宋体" w:hAnsi="Times New Roman" w:cs="Times New Roman"/>
          <w:sz w:val="22"/>
          <w:szCs w:val="22"/>
        </w:rPr>
        <w:t xml:space="preserve">  15. </w:t>
      </w:r>
      <w:r w:rsidRPr="00586DF7">
        <w:rPr>
          <w:rFonts w:ascii="Times New Roman" w:eastAsia="宋体" w:hAnsi="Times New Roman" w:cs="Times New Roman"/>
          <w:sz w:val="22"/>
          <w:szCs w:val="22"/>
        </w:rPr>
        <w:t>决律法律</w:t>
      </w:r>
    </w:p>
    <w:p w14:paraId="659F7184" w14:textId="77777777" w:rsidR="007B2417" w:rsidRPr="00586DF7" w:rsidRDefault="00000000">
      <w:pPr>
        <w:spacing w:before="60" w:after="20"/>
        <w:jc w:val="both"/>
        <w:rPr>
          <w:rFonts w:ascii="Times New Roman" w:hAnsi="Times New Roman" w:cs="Times New Roman"/>
        </w:rPr>
      </w:pPr>
      <w:r w:rsidRPr="00586DF7">
        <w:rPr>
          <w:rFonts w:ascii="Times New Roman" w:hAnsi="Times New Roman" w:cs="Times New Roman"/>
        </w:rPr>
        <w:t>[Governing law to be confirmed by counsel. This clause will specify the applicable governing law, courts or arbitration forum following legal review.]</w:t>
      </w:r>
    </w:p>
    <w:p w14:paraId="30D2CAE4" w14:textId="77777777" w:rsidR="007B2417" w:rsidRPr="00586DF7" w:rsidRDefault="00000000">
      <w:pPr>
        <w:spacing w:before="20" w:after="80"/>
        <w:jc w:val="both"/>
        <w:rPr>
          <w:rFonts w:ascii="Times New Roman" w:hAnsi="Times New Roman" w:cs="Times New Roman"/>
        </w:rPr>
      </w:pPr>
      <w:r w:rsidRPr="00586DF7">
        <w:rPr>
          <w:rFonts w:ascii="Times New Roman" w:eastAsia="宋体" w:hAnsi="Times New Roman" w:cs="Times New Roman"/>
          <w:color w:val="333333"/>
        </w:rPr>
        <w:t>【决律法律待律师确认。本条将在法律审阅后说明适用的决律法律及争议解决条款。】</w:t>
      </w:r>
    </w:p>
    <w:p w14:paraId="21BE62EC" w14:textId="77777777" w:rsidR="007B2417" w:rsidRPr="00586DF7" w:rsidRDefault="00000000">
      <w:pPr>
        <w:pStyle w:val="1"/>
        <w:rPr>
          <w:rFonts w:ascii="Times New Roman" w:hAnsi="Times New Roman" w:cs="Times New Roman"/>
          <w:sz w:val="22"/>
          <w:szCs w:val="22"/>
        </w:rPr>
      </w:pPr>
      <w:r w:rsidRPr="00586DF7">
        <w:rPr>
          <w:rFonts w:ascii="Times New Roman" w:hAnsi="Times New Roman" w:cs="Times New Roman"/>
          <w:sz w:val="22"/>
          <w:szCs w:val="22"/>
        </w:rPr>
        <w:t>16. Severability</w:t>
      </w:r>
      <w:r w:rsidRPr="00586DF7">
        <w:rPr>
          <w:rFonts w:ascii="Times New Roman" w:eastAsia="宋体" w:hAnsi="Times New Roman" w:cs="Times New Roman"/>
          <w:sz w:val="22"/>
          <w:szCs w:val="22"/>
        </w:rPr>
        <w:t xml:space="preserve">  16. </w:t>
      </w:r>
      <w:r w:rsidRPr="00586DF7">
        <w:rPr>
          <w:rFonts w:ascii="Times New Roman" w:eastAsia="宋体" w:hAnsi="Times New Roman" w:cs="Times New Roman"/>
          <w:sz w:val="22"/>
          <w:szCs w:val="22"/>
        </w:rPr>
        <w:t>可分割性</w:t>
      </w:r>
    </w:p>
    <w:p w14:paraId="1FE5C643" w14:textId="77777777" w:rsidR="007B2417" w:rsidRPr="00586DF7" w:rsidRDefault="00000000">
      <w:pPr>
        <w:spacing w:before="60" w:after="20"/>
        <w:jc w:val="both"/>
        <w:rPr>
          <w:rFonts w:ascii="Times New Roman" w:hAnsi="Times New Roman" w:cs="Times New Roman"/>
        </w:rPr>
      </w:pPr>
      <w:r w:rsidRPr="00586DF7">
        <w:rPr>
          <w:rFonts w:ascii="Times New Roman" w:hAnsi="Times New Roman" w:cs="Times New Roman"/>
        </w:rPr>
        <w:t>If any provision is found invalid, unlawful or unenforceable, it shall be severed and the remaining Terms shall continue in full force. The invalid provision shall be modified to the minimum extent necessary to make it enforceable.</w:t>
      </w:r>
    </w:p>
    <w:p w14:paraId="4CF3B99A" w14:textId="77777777" w:rsidR="007B2417" w:rsidRPr="00586DF7" w:rsidRDefault="00000000">
      <w:pPr>
        <w:spacing w:before="20" w:after="80"/>
        <w:jc w:val="both"/>
        <w:rPr>
          <w:rFonts w:ascii="Times New Roman" w:hAnsi="Times New Roman" w:cs="Times New Roman"/>
        </w:rPr>
      </w:pPr>
      <w:r w:rsidRPr="00586DF7">
        <w:rPr>
          <w:rFonts w:ascii="Times New Roman" w:eastAsia="宋体" w:hAnsi="Times New Roman" w:cs="Times New Roman"/>
          <w:color w:val="333333"/>
        </w:rPr>
        <w:t>如任何条款被认定无效、不合法或不可执行，该条款将予以剔除，其余条款继续完整生效。无效条款将在最小必要范围内作出修改以使其可得到执行。</w:t>
      </w:r>
    </w:p>
    <w:p w14:paraId="3D242ACD" w14:textId="77777777" w:rsidR="007B2417" w:rsidRPr="00586DF7" w:rsidRDefault="00000000">
      <w:pPr>
        <w:pStyle w:val="1"/>
        <w:rPr>
          <w:rFonts w:ascii="Times New Roman" w:hAnsi="Times New Roman" w:cs="Times New Roman"/>
          <w:sz w:val="22"/>
          <w:szCs w:val="22"/>
        </w:rPr>
      </w:pPr>
      <w:r w:rsidRPr="00586DF7">
        <w:rPr>
          <w:rFonts w:ascii="Times New Roman" w:hAnsi="Times New Roman" w:cs="Times New Roman"/>
          <w:sz w:val="22"/>
          <w:szCs w:val="22"/>
        </w:rPr>
        <w:t>17. Entire agreement</w:t>
      </w:r>
      <w:r w:rsidRPr="00586DF7">
        <w:rPr>
          <w:rFonts w:ascii="Times New Roman" w:eastAsia="宋体" w:hAnsi="Times New Roman" w:cs="Times New Roman"/>
          <w:sz w:val="22"/>
          <w:szCs w:val="22"/>
        </w:rPr>
        <w:t xml:space="preserve">  17. </w:t>
      </w:r>
      <w:r w:rsidRPr="00586DF7">
        <w:rPr>
          <w:rFonts w:ascii="Times New Roman" w:eastAsia="宋体" w:hAnsi="Times New Roman" w:cs="Times New Roman"/>
          <w:sz w:val="22"/>
          <w:szCs w:val="22"/>
        </w:rPr>
        <w:t>完整协议</w:t>
      </w:r>
    </w:p>
    <w:p w14:paraId="2F8ADCDB" w14:textId="77777777" w:rsidR="007B2417" w:rsidRPr="00586DF7" w:rsidRDefault="00000000">
      <w:pPr>
        <w:spacing w:before="60" w:after="20"/>
        <w:jc w:val="both"/>
        <w:rPr>
          <w:rFonts w:ascii="Times New Roman" w:hAnsi="Times New Roman" w:cs="Times New Roman"/>
        </w:rPr>
      </w:pPr>
      <w:r w:rsidRPr="00586DF7">
        <w:rPr>
          <w:rFonts w:ascii="Times New Roman" w:hAnsi="Times New Roman" w:cs="Times New Roman"/>
        </w:rPr>
        <w:t>These Terms, together with the Legal Notices and Disclaimers, Privacy Policy, Cookie Notice and any supplemental terms, constitute the entire agreement between you and ShoreVest with respect to your use of the Site and supersede all prior representations, communications and understandings.</w:t>
      </w:r>
    </w:p>
    <w:p w14:paraId="7D4783FD" w14:textId="471E74C8" w:rsidR="007B2417" w:rsidRPr="00586DF7" w:rsidRDefault="00000000">
      <w:pPr>
        <w:spacing w:before="20" w:after="80"/>
        <w:jc w:val="both"/>
        <w:rPr>
          <w:rFonts w:ascii="Times New Roman" w:hAnsi="Times New Roman" w:cs="Times New Roman"/>
        </w:rPr>
      </w:pPr>
      <w:r w:rsidRPr="00586DF7">
        <w:rPr>
          <w:rFonts w:ascii="Times New Roman" w:eastAsia="宋体" w:hAnsi="Times New Roman" w:cs="Times New Roman"/>
          <w:color w:val="333333"/>
        </w:rPr>
        <w:t>本使用条款连同法律声明与免责声明、隐私政策、</w:t>
      </w:r>
      <w:r w:rsidRPr="00586DF7">
        <w:rPr>
          <w:rFonts w:ascii="Times New Roman" w:eastAsia="宋体" w:hAnsi="Times New Roman" w:cs="Times New Roman"/>
          <w:color w:val="333333"/>
        </w:rPr>
        <w:t xml:space="preserve">Cookie </w:t>
      </w:r>
      <w:r w:rsidRPr="00586DF7">
        <w:rPr>
          <w:rFonts w:ascii="Times New Roman" w:eastAsia="宋体" w:hAnsi="Times New Roman" w:cs="Times New Roman"/>
          <w:color w:val="333333"/>
        </w:rPr>
        <w:t>通知及任何补充条款，构成您与</w:t>
      </w:r>
      <w:del w:id="34" w:author="Janine Zhan" w:date="2026-06-09T14:31:00Z" w16du:dateUtc="2026-06-09T06:31:00Z">
        <w:r w:rsidRPr="00586DF7" w:rsidDel="009245EC">
          <w:rPr>
            <w:rFonts w:ascii="Times New Roman" w:eastAsia="宋体" w:hAnsi="Times New Roman" w:cs="Times New Roman"/>
            <w:color w:val="333333"/>
          </w:rPr>
          <w:delText>新岁资本</w:delText>
        </w:r>
      </w:del>
      <w:ins w:id="35" w:author="Janine Zhan" w:date="2026-06-09T14:31:00Z" w16du:dateUtc="2026-06-09T06:31:00Z">
        <w:r w:rsidR="009245EC">
          <w:rPr>
            <w:rFonts w:ascii="Times New Roman" w:eastAsia="宋体" w:hAnsi="Times New Roman" w:cs="Times New Roman"/>
            <w:color w:val="333333"/>
          </w:rPr>
          <w:t>新岸资本</w:t>
        </w:r>
      </w:ins>
      <w:r w:rsidRPr="00586DF7">
        <w:rPr>
          <w:rFonts w:ascii="Times New Roman" w:eastAsia="宋体" w:hAnsi="Times New Roman" w:cs="Times New Roman"/>
          <w:color w:val="333333"/>
        </w:rPr>
        <w:t>就使用本网站达成的完整协议，并取代与此相关的所有先前陈述及理解。</w:t>
      </w:r>
    </w:p>
    <w:p w14:paraId="3B9F7739" w14:textId="77777777" w:rsidR="007B2417" w:rsidRPr="00586DF7" w:rsidRDefault="00000000">
      <w:pPr>
        <w:pStyle w:val="1"/>
        <w:rPr>
          <w:rFonts w:ascii="Times New Roman" w:hAnsi="Times New Roman" w:cs="Times New Roman"/>
          <w:sz w:val="22"/>
          <w:szCs w:val="22"/>
        </w:rPr>
      </w:pPr>
      <w:r w:rsidRPr="00586DF7">
        <w:rPr>
          <w:rFonts w:ascii="Times New Roman" w:hAnsi="Times New Roman" w:cs="Times New Roman"/>
          <w:sz w:val="22"/>
          <w:szCs w:val="22"/>
        </w:rPr>
        <w:t>18. Contact</w:t>
      </w:r>
      <w:r w:rsidRPr="00586DF7">
        <w:rPr>
          <w:rFonts w:ascii="Times New Roman" w:eastAsia="宋体" w:hAnsi="Times New Roman" w:cs="Times New Roman"/>
          <w:sz w:val="22"/>
          <w:szCs w:val="22"/>
        </w:rPr>
        <w:t xml:space="preserve">  18. </w:t>
      </w:r>
      <w:r w:rsidRPr="00586DF7">
        <w:rPr>
          <w:rFonts w:ascii="Times New Roman" w:eastAsia="宋体" w:hAnsi="Times New Roman" w:cs="Times New Roman"/>
          <w:sz w:val="22"/>
          <w:szCs w:val="22"/>
        </w:rPr>
        <w:t>联系方式</w:t>
      </w:r>
    </w:p>
    <w:p w14:paraId="6FAD985A" w14:textId="77777777" w:rsidR="007B2417" w:rsidRPr="00586DF7" w:rsidRDefault="00000000">
      <w:pPr>
        <w:spacing w:before="60" w:after="20"/>
        <w:jc w:val="both"/>
        <w:rPr>
          <w:rFonts w:ascii="Times New Roman" w:hAnsi="Times New Roman" w:cs="Times New Roman"/>
        </w:rPr>
      </w:pPr>
      <w:r w:rsidRPr="00586DF7">
        <w:rPr>
          <w:rFonts w:ascii="Times New Roman" w:hAnsi="Times New Roman" w:cs="Times New Roman"/>
        </w:rPr>
        <w:t>For questions regarding these Terms, please use the Contact Us form on the Site.</w:t>
      </w:r>
    </w:p>
    <w:p w14:paraId="71BA9BF2" w14:textId="77777777" w:rsidR="007B2417" w:rsidRPr="00586DF7" w:rsidRDefault="00000000">
      <w:pPr>
        <w:spacing w:before="20" w:after="80"/>
        <w:jc w:val="both"/>
        <w:rPr>
          <w:rFonts w:ascii="Times New Roman" w:hAnsi="Times New Roman" w:cs="Times New Roman"/>
        </w:rPr>
      </w:pPr>
      <w:r w:rsidRPr="00586DF7">
        <w:rPr>
          <w:rFonts w:ascii="Times New Roman" w:eastAsia="宋体" w:hAnsi="Times New Roman" w:cs="Times New Roman"/>
          <w:color w:val="333333"/>
        </w:rPr>
        <w:t>如就本使用条款有任何疑问，请使用本网站上的「联系我们」表单。</w:t>
      </w:r>
    </w:p>
    <w:p w14:paraId="1EFD7872" w14:textId="77777777" w:rsidR="007B2417" w:rsidRPr="00586DF7" w:rsidRDefault="007B2417">
      <w:pPr>
        <w:pBdr>
          <w:top w:val="single" w:sz="2" w:space="1" w:color="AAAAAA"/>
        </w:pBdr>
        <w:spacing w:before="300" w:after="80"/>
        <w:rPr>
          <w:rFonts w:ascii="Times New Roman" w:hAnsi="Times New Roman" w:cs="Times New Roman"/>
        </w:rPr>
      </w:pPr>
    </w:p>
    <w:p w14:paraId="7D0265AF" w14:textId="77777777" w:rsidR="007B2417" w:rsidRPr="00586DF7" w:rsidRDefault="00000000">
      <w:pPr>
        <w:spacing w:before="80" w:after="60"/>
        <w:rPr>
          <w:rFonts w:ascii="Times New Roman" w:hAnsi="Times New Roman" w:cs="Times New Roman"/>
        </w:rPr>
      </w:pPr>
      <w:r w:rsidRPr="00586DF7">
        <w:rPr>
          <w:rFonts w:ascii="Times New Roman" w:hAnsi="Times New Roman" w:cs="Times New Roman"/>
          <w:color w:val="666666"/>
        </w:rPr>
        <w:t xml:space="preserve">© ShoreVest Partners, Ltd. All rights reserved.   </w:t>
      </w:r>
      <w:r w:rsidRPr="00586DF7">
        <w:rPr>
          <w:rFonts w:ascii="微软雅黑" w:eastAsia="微软雅黑" w:hAnsi="微软雅黑" w:cs="微软雅黑" w:hint="eastAsia"/>
          <w:color w:val="666666"/>
        </w:rPr>
        <w:t>版权所有。</w:t>
      </w:r>
    </w:p>
    <w:sectPr w:rsidR="007B2417" w:rsidRPr="00586DF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81030A"/>
    <w:multiLevelType w:val="hybridMultilevel"/>
    <w:tmpl w:val="666A60C8"/>
    <w:lvl w:ilvl="0" w:tplc="2EAC06DE">
      <w:start w:val="1"/>
      <w:numFmt w:val="bullet"/>
      <w:lvlText w:val="–"/>
      <w:lvlJc w:val="left"/>
      <w:pPr>
        <w:ind w:left="720" w:hanging="360"/>
      </w:pPr>
    </w:lvl>
    <w:lvl w:ilvl="1" w:tplc="DAB02440">
      <w:numFmt w:val="decimal"/>
      <w:lvlText w:val=""/>
      <w:lvlJc w:val="left"/>
    </w:lvl>
    <w:lvl w:ilvl="2" w:tplc="FC4EEBF4">
      <w:numFmt w:val="decimal"/>
      <w:lvlText w:val=""/>
      <w:lvlJc w:val="left"/>
    </w:lvl>
    <w:lvl w:ilvl="3" w:tplc="817278A2">
      <w:numFmt w:val="decimal"/>
      <w:lvlText w:val=""/>
      <w:lvlJc w:val="left"/>
    </w:lvl>
    <w:lvl w:ilvl="4" w:tplc="4148C632">
      <w:numFmt w:val="decimal"/>
      <w:lvlText w:val=""/>
      <w:lvlJc w:val="left"/>
    </w:lvl>
    <w:lvl w:ilvl="5" w:tplc="F078CC2E">
      <w:numFmt w:val="decimal"/>
      <w:lvlText w:val=""/>
      <w:lvlJc w:val="left"/>
    </w:lvl>
    <w:lvl w:ilvl="6" w:tplc="A09E7030">
      <w:numFmt w:val="decimal"/>
      <w:lvlText w:val=""/>
      <w:lvlJc w:val="left"/>
    </w:lvl>
    <w:lvl w:ilvl="7" w:tplc="65468676">
      <w:numFmt w:val="decimal"/>
      <w:lvlText w:val=""/>
      <w:lvlJc w:val="left"/>
    </w:lvl>
    <w:lvl w:ilvl="8" w:tplc="DB8C281A">
      <w:numFmt w:val="decimal"/>
      <w:lvlText w:val=""/>
      <w:lvlJc w:val="left"/>
    </w:lvl>
  </w:abstractNum>
  <w:abstractNum w:abstractNumId="1" w15:restartNumberingAfterBreak="0">
    <w:nsid w:val="7E1B22DD"/>
    <w:multiLevelType w:val="hybridMultilevel"/>
    <w:tmpl w:val="70DC25A6"/>
    <w:lvl w:ilvl="0" w:tplc="D04810A2">
      <w:start w:val="1"/>
      <w:numFmt w:val="bullet"/>
      <w:lvlText w:val="●"/>
      <w:lvlJc w:val="left"/>
      <w:pPr>
        <w:ind w:left="720" w:hanging="360"/>
      </w:pPr>
    </w:lvl>
    <w:lvl w:ilvl="1" w:tplc="6AEC5008">
      <w:start w:val="1"/>
      <w:numFmt w:val="bullet"/>
      <w:lvlText w:val="○"/>
      <w:lvlJc w:val="left"/>
      <w:pPr>
        <w:ind w:left="1440" w:hanging="360"/>
      </w:pPr>
    </w:lvl>
    <w:lvl w:ilvl="2" w:tplc="BCF2277A">
      <w:start w:val="1"/>
      <w:numFmt w:val="bullet"/>
      <w:lvlText w:val="■"/>
      <w:lvlJc w:val="left"/>
      <w:pPr>
        <w:ind w:left="2160" w:hanging="360"/>
      </w:pPr>
    </w:lvl>
    <w:lvl w:ilvl="3" w:tplc="C944B6FA">
      <w:start w:val="1"/>
      <w:numFmt w:val="bullet"/>
      <w:lvlText w:val="●"/>
      <w:lvlJc w:val="left"/>
      <w:pPr>
        <w:ind w:left="2880" w:hanging="360"/>
      </w:pPr>
    </w:lvl>
    <w:lvl w:ilvl="4" w:tplc="059A3908">
      <w:start w:val="1"/>
      <w:numFmt w:val="bullet"/>
      <w:lvlText w:val="○"/>
      <w:lvlJc w:val="left"/>
      <w:pPr>
        <w:ind w:left="3600" w:hanging="360"/>
      </w:pPr>
    </w:lvl>
    <w:lvl w:ilvl="5" w:tplc="56960910">
      <w:start w:val="1"/>
      <w:numFmt w:val="bullet"/>
      <w:lvlText w:val="■"/>
      <w:lvlJc w:val="left"/>
      <w:pPr>
        <w:ind w:left="4320" w:hanging="360"/>
      </w:pPr>
    </w:lvl>
    <w:lvl w:ilvl="6" w:tplc="29BA4B6E">
      <w:start w:val="1"/>
      <w:numFmt w:val="bullet"/>
      <w:lvlText w:val="●"/>
      <w:lvlJc w:val="left"/>
      <w:pPr>
        <w:ind w:left="5040" w:hanging="360"/>
      </w:pPr>
    </w:lvl>
    <w:lvl w:ilvl="7" w:tplc="35B4B9C2">
      <w:start w:val="1"/>
      <w:numFmt w:val="bullet"/>
      <w:lvlText w:val="●"/>
      <w:lvlJc w:val="left"/>
      <w:pPr>
        <w:ind w:left="5760" w:hanging="360"/>
      </w:pPr>
    </w:lvl>
    <w:lvl w:ilvl="8" w:tplc="F03E4254">
      <w:start w:val="1"/>
      <w:numFmt w:val="bullet"/>
      <w:lvlText w:val="●"/>
      <w:lvlJc w:val="left"/>
      <w:pPr>
        <w:ind w:left="6480" w:hanging="360"/>
      </w:pPr>
    </w:lvl>
  </w:abstractNum>
  <w:num w:numId="1" w16cid:durableId="1851334500">
    <w:abstractNumId w:val="1"/>
    <w:lvlOverride w:ilvl="0">
      <w:startOverride w:val="1"/>
    </w:lvlOverride>
  </w:num>
  <w:num w:numId="2" w16cid:durableId="1820419932">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nine Zhan">
    <w15:presenceInfo w15:providerId="AD" w15:userId="S::Janine.Zhan@shorevest.com::ce5e8273-6f69-4ef1-ab62-4004bfe0d5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417"/>
    <w:rsid w:val="000B7721"/>
    <w:rsid w:val="00496295"/>
    <w:rsid w:val="00586DF7"/>
    <w:rsid w:val="007B2417"/>
    <w:rsid w:val="009245EC"/>
    <w:rsid w:val="00CC43A8"/>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3D03D"/>
  <w15:docId w15:val="{FB00A68C-41B5-EF4D-99C0-4D759096F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GB"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cs="Angsana New"/>
    </w:rPr>
  </w:style>
  <w:style w:type="paragraph" w:styleId="1">
    <w:name w:val="heading 1"/>
    <w:uiPriority w:val="9"/>
    <w:qFormat/>
    <w:pPr>
      <w:spacing w:before="360" w:after="120"/>
      <w:outlineLvl w:val="0"/>
    </w:pPr>
    <w:rPr>
      <w:b/>
      <w:bCs/>
      <w:color w:val="1A1A1A"/>
      <w:sz w:val="26"/>
      <w:szCs w:val="26"/>
    </w:rPr>
  </w:style>
  <w:style w:type="paragraph" w:styleId="2">
    <w:name w:val="heading 2"/>
    <w:uiPriority w:val="9"/>
    <w:semiHidden/>
    <w:unhideWhenUsed/>
    <w:qFormat/>
    <w:pPr>
      <w:spacing w:before="240" w:after="80"/>
      <w:outlineLvl w:val="1"/>
    </w:pPr>
    <w:rPr>
      <w:b/>
      <w:bCs/>
      <w:color w:val="333333"/>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Revision"/>
    <w:hidden/>
    <w:uiPriority w:val="99"/>
    <w:semiHidden/>
    <w:rsid w:val="009245EC"/>
    <w:rPr>
      <w:rFonts w:cs="Angsan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1315</Words>
  <Characters>7500</Characters>
  <Application>Microsoft Office Word</Application>
  <DocSecurity>0</DocSecurity>
  <Lines>62</Lines>
  <Paragraphs>17</Paragraphs>
  <ScaleCrop>false</ScaleCrop>
  <Company/>
  <LinksUpToDate>false</LinksUpToDate>
  <CharactersWithSpaces>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Janine Zhan</cp:lastModifiedBy>
  <cp:revision>4</cp:revision>
  <dcterms:created xsi:type="dcterms:W3CDTF">2026-05-29T20:08:00Z</dcterms:created>
  <dcterms:modified xsi:type="dcterms:W3CDTF">2026-06-09T06:35:00Z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94af9df-86b3-4256-b5d7-9645d6800bfb_Enabled">
    <vt:lpwstr>true</vt:lpwstr>
  </property>
  <property fmtid="{D5CDD505-2E9C-101B-9397-08002B2CF9AE}" pid="3" name="MSIP_Label_a94af9df-86b3-4256-b5d7-9645d6800bfb_SetDate">
    <vt:lpwstr>2026-05-29T20:08:33Z</vt:lpwstr>
  </property>
  <property fmtid="{D5CDD505-2E9C-101B-9397-08002B2CF9AE}" pid="4" name="MSIP_Label_a94af9df-86b3-4256-b5d7-9645d6800bfb_Method">
    <vt:lpwstr>Privileged</vt:lpwstr>
  </property>
  <property fmtid="{D5CDD505-2E9C-101B-9397-08002B2CF9AE}" pid="5" name="MSIP_Label_a94af9df-86b3-4256-b5d7-9645d6800bfb_Name">
    <vt:lpwstr>a94af9df-86b3-4256-b5d7-9645d6800bfb</vt:lpwstr>
  </property>
  <property fmtid="{D5CDD505-2E9C-101B-9397-08002B2CF9AE}" pid="6" name="MSIP_Label_a94af9df-86b3-4256-b5d7-9645d6800bfb_SiteId">
    <vt:lpwstr>ae326a90-5548-4db0-a52c-9b8e317c2010</vt:lpwstr>
  </property>
  <property fmtid="{D5CDD505-2E9C-101B-9397-08002B2CF9AE}" pid="7" name="MSIP_Label_a94af9df-86b3-4256-b5d7-9645d6800bfb_ActionId">
    <vt:lpwstr>0ec789d4-b2f3-454b-96c0-4c96016f563d</vt:lpwstr>
  </property>
  <property fmtid="{D5CDD505-2E9C-101B-9397-08002B2CF9AE}" pid="8" name="MSIP_Label_a94af9df-86b3-4256-b5d7-9645d6800bfb_ContentBits">
    <vt:lpwstr>0</vt:lpwstr>
  </property>
  <property fmtid="{D5CDD505-2E9C-101B-9397-08002B2CF9AE}" pid="9" name="MSIP_Label_a94af9df-86b3-4256-b5d7-9645d6800bfb_Tag">
    <vt:lpwstr>50, 0, 1, 1</vt:lpwstr>
  </property>
</Properties>
</file>