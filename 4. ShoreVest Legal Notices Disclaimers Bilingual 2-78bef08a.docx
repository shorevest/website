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B4AEE" w14:textId="36518FC1" w:rsidR="00106C35" w:rsidRPr="0044431D" w:rsidRDefault="00000000">
      <w:pPr>
        <w:spacing w:after="100"/>
        <w:rPr>
          <w:rFonts w:ascii="Times New Roman" w:hAnsi="Times New Roman" w:cs="Times New Roman"/>
        </w:rPr>
      </w:pPr>
      <w:proofErr w:type="spellStart"/>
      <w:r w:rsidRPr="0044431D">
        <w:rPr>
          <w:rFonts w:ascii="Times New Roman" w:hAnsi="Times New Roman" w:cs="Times New Roman"/>
          <w:b/>
          <w:bCs/>
        </w:rPr>
        <w:t>ShoreVest</w:t>
      </w:r>
      <w:proofErr w:type="spellEnd"/>
      <w:r w:rsidRPr="0044431D">
        <w:rPr>
          <w:rFonts w:ascii="Times New Roman" w:hAnsi="Times New Roman" w:cs="Times New Roman"/>
          <w:b/>
          <w:bCs/>
        </w:rPr>
        <w:t xml:space="preserve"> Partners, Ltd.</w:t>
      </w:r>
      <w:r w:rsidRPr="0044431D">
        <w:rPr>
          <w:rFonts w:ascii="Times New Roman" w:eastAsia="宋体" w:hAnsi="Times New Roman" w:cs="Times New Roman"/>
          <w:b/>
          <w:bCs/>
        </w:rPr>
        <w:t xml:space="preserve">   </w:t>
      </w:r>
      <w:del w:id="0" w:author="Janine Zhan" w:date="2026-06-09T14:36:00Z" w16du:dateUtc="2026-06-09T06:36:00Z">
        <w:r w:rsidRPr="0044431D" w:rsidDel="009A3CF8">
          <w:rPr>
            <w:rFonts w:ascii="Times New Roman" w:eastAsia="宋体" w:hAnsi="Times New Roman" w:cs="Times New Roman"/>
            <w:b/>
            <w:bCs/>
          </w:rPr>
          <w:delText>新岁资本</w:delText>
        </w:r>
      </w:del>
      <w:ins w:id="1" w:author="Janine Zhan" w:date="2026-06-09T14:36:00Z" w16du:dateUtc="2026-06-09T06:36:00Z">
        <w:r w:rsidR="009A3CF8">
          <w:rPr>
            <w:rFonts w:ascii="Times New Roman" w:eastAsia="宋体" w:hAnsi="Times New Roman" w:cs="Times New Roman"/>
            <w:b/>
            <w:bCs/>
          </w:rPr>
          <w:t>新岸资本</w:t>
        </w:r>
      </w:ins>
    </w:p>
    <w:p w14:paraId="24F66720" w14:textId="77777777" w:rsidR="00106C35" w:rsidRPr="0044431D" w:rsidRDefault="00000000">
      <w:pPr>
        <w:spacing w:after="80"/>
        <w:rPr>
          <w:rFonts w:ascii="Times New Roman" w:hAnsi="Times New Roman" w:cs="Times New Roman"/>
        </w:rPr>
      </w:pPr>
      <w:r w:rsidRPr="0044431D">
        <w:rPr>
          <w:rFonts w:ascii="Times New Roman" w:hAnsi="Times New Roman" w:cs="Times New Roman"/>
          <w:b/>
          <w:bCs/>
        </w:rPr>
        <w:t>Legal Notices &amp; Disclaimers</w:t>
      </w:r>
    </w:p>
    <w:p w14:paraId="1BDF0839" w14:textId="77777777" w:rsidR="00106C35" w:rsidRPr="0044431D" w:rsidRDefault="00000000">
      <w:pPr>
        <w:spacing w:after="40"/>
        <w:rPr>
          <w:rFonts w:ascii="Times New Roman" w:hAnsi="Times New Roman" w:cs="Times New Roman"/>
        </w:rPr>
      </w:pPr>
      <w:r w:rsidRPr="0044431D">
        <w:rPr>
          <w:rFonts w:ascii="Times New Roman" w:eastAsia="宋体" w:hAnsi="Times New Roman" w:cs="Times New Roman"/>
          <w:b/>
          <w:bCs/>
        </w:rPr>
        <w:t>法律声明与免责声明</w:t>
      </w:r>
    </w:p>
    <w:p w14:paraId="564B4521" w14:textId="77777777" w:rsidR="00106C35" w:rsidRPr="0044431D" w:rsidRDefault="00000000">
      <w:pPr>
        <w:spacing w:after="240"/>
        <w:rPr>
          <w:rFonts w:ascii="Times New Roman" w:hAnsi="Times New Roman" w:cs="Times New Roman"/>
        </w:rPr>
      </w:pPr>
      <w:r w:rsidRPr="0044431D">
        <w:rPr>
          <w:rFonts w:ascii="Times New Roman" w:hAnsi="Times New Roman" w:cs="Times New Roman"/>
          <w:i/>
          <w:iCs/>
        </w:rPr>
        <w:t>Effective Date: 8 April 2026</w:t>
      </w:r>
      <w:r w:rsidRPr="0044431D">
        <w:rPr>
          <w:rFonts w:ascii="Times New Roman" w:eastAsia="宋体" w:hAnsi="Times New Roman" w:cs="Times New Roman"/>
          <w:i/>
          <w:iCs/>
        </w:rPr>
        <w:t xml:space="preserve">   </w:t>
      </w:r>
      <w:r w:rsidRPr="0044431D">
        <w:rPr>
          <w:rFonts w:ascii="Times New Roman" w:eastAsia="宋体" w:hAnsi="Times New Roman" w:cs="Times New Roman"/>
          <w:i/>
          <w:iCs/>
        </w:rPr>
        <w:t>生效日期：</w:t>
      </w:r>
      <w:r w:rsidRPr="0044431D">
        <w:rPr>
          <w:rFonts w:ascii="Times New Roman" w:eastAsia="宋体" w:hAnsi="Times New Roman" w:cs="Times New Roman"/>
          <w:i/>
          <w:iCs/>
        </w:rPr>
        <w:t>2026</w:t>
      </w:r>
      <w:r w:rsidRPr="0044431D">
        <w:rPr>
          <w:rFonts w:ascii="Times New Roman" w:eastAsia="宋体" w:hAnsi="Times New Roman" w:cs="Times New Roman"/>
          <w:i/>
          <w:iCs/>
        </w:rPr>
        <w:t>年</w:t>
      </w:r>
      <w:r w:rsidRPr="0044431D">
        <w:rPr>
          <w:rFonts w:ascii="Times New Roman" w:eastAsia="宋体" w:hAnsi="Times New Roman" w:cs="Times New Roman"/>
          <w:i/>
          <w:iCs/>
        </w:rPr>
        <w:t>4</w:t>
      </w:r>
      <w:r w:rsidRPr="0044431D">
        <w:rPr>
          <w:rFonts w:ascii="Times New Roman" w:eastAsia="宋体" w:hAnsi="Times New Roman" w:cs="Times New Roman"/>
          <w:i/>
          <w:iCs/>
        </w:rPr>
        <w:t>月</w:t>
      </w:r>
      <w:r w:rsidRPr="0044431D">
        <w:rPr>
          <w:rFonts w:ascii="Times New Roman" w:eastAsia="宋体" w:hAnsi="Times New Roman" w:cs="Times New Roman"/>
          <w:i/>
          <w:iCs/>
        </w:rPr>
        <w:t>8</w:t>
      </w:r>
      <w:r w:rsidRPr="0044431D">
        <w:rPr>
          <w:rFonts w:ascii="Times New Roman" w:eastAsia="宋体" w:hAnsi="Times New Roman" w:cs="Times New Roman"/>
          <w:i/>
          <w:iCs/>
        </w:rPr>
        <w:t>日</w:t>
      </w:r>
    </w:p>
    <w:p w14:paraId="20A7D556" w14:textId="77777777" w:rsidR="00106C35" w:rsidRPr="0044431D" w:rsidRDefault="00106C35">
      <w:pPr>
        <w:pBdr>
          <w:bottom w:val="single" w:sz="4" w:space="1" w:color="333333"/>
        </w:pBdr>
        <w:spacing w:before="40" w:after="200"/>
        <w:rPr>
          <w:rFonts w:ascii="Times New Roman" w:hAnsi="Times New Roman" w:cs="Times New Roman"/>
        </w:rPr>
      </w:pPr>
    </w:p>
    <w:p w14:paraId="61B00F9E" w14:textId="77777777" w:rsidR="00106C35" w:rsidRPr="0044431D" w:rsidRDefault="00000000">
      <w:pPr>
        <w:spacing w:before="60" w:after="20"/>
        <w:jc w:val="both"/>
        <w:rPr>
          <w:rFonts w:ascii="Times New Roman" w:hAnsi="Times New Roman" w:cs="Times New Roman"/>
        </w:rPr>
      </w:pPr>
      <w:r w:rsidRPr="0044431D">
        <w:rPr>
          <w:rFonts w:ascii="Times New Roman" w:hAnsi="Times New Roman" w:cs="Times New Roman"/>
        </w:rPr>
        <w:t>Please read these Legal Notices and Disclaimers carefully before using this website. By accessing, browsing or otherwise using this website, you acknowledge that you have read, understood and accepted these Legal Notices and Disclaimers, together with the applicable Terms of Use, Privacy Policy, Cookie Notice and any supplemental disclosures. If you do not accept them, you should not access or use this website.</w:t>
      </w:r>
    </w:p>
    <w:p w14:paraId="3A541643" w14:textId="77777777" w:rsidR="00106C35" w:rsidRPr="0044431D" w:rsidRDefault="00000000">
      <w:pPr>
        <w:spacing w:before="20" w:after="80"/>
        <w:jc w:val="both"/>
        <w:rPr>
          <w:rFonts w:ascii="Times New Roman" w:hAnsi="Times New Roman" w:cs="Times New Roman"/>
        </w:rPr>
      </w:pPr>
      <w:r w:rsidRPr="0044431D">
        <w:rPr>
          <w:rFonts w:ascii="Times New Roman" w:eastAsia="宋体" w:hAnsi="Times New Roman" w:cs="Times New Roman"/>
          <w:color w:val="333333"/>
        </w:rPr>
        <w:t>请在使用本网站前仔细阅读本法律声明与免责声明。通过访问、浏览或以其他方式使用本网站，您确认已阅读、理解并接受本法律声明与免责声明以及适用的使用条款、隐私政策、</w:t>
      </w:r>
      <w:r w:rsidRPr="0044431D">
        <w:rPr>
          <w:rFonts w:ascii="Times New Roman" w:eastAsia="宋体" w:hAnsi="Times New Roman" w:cs="Times New Roman"/>
          <w:color w:val="333333"/>
        </w:rPr>
        <w:t xml:space="preserve">Cookie </w:t>
      </w:r>
      <w:r w:rsidRPr="0044431D">
        <w:rPr>
          <w:rFonts w:ascii="Times New Roman" w:eastAsia="宋体" w:hAnsi="Times New Roman" w:cs="Times New Roman"/>
          <w:color w:val="333333"/>
        </w:rPr>
        <w:t>通知及任何补充推定。如您不接受，请不要访问或使用本网站。</w:t>
      </w:r>
    </w:p>
    <w:p w14:paraId="46E6D777" w14:textId="77777777" w:rsidR="00106C35" w:rsidRPr="0044431D" w:rsidRDefault="00000000">
      <w:pPr>
        <w:pStyle w:val="1"/>
        <w:rPr>
          <w:rFonts w:ascii="Times New Roman" w:hAnsi="Times New Roman" w:cs="Times New Roman"/>
          <w:sz w:val="22"/>
          <w:szCs w:val="22"/>
        </w:rPr>
      </w:pPr>
      <w:r w:rsidRPr="0044431D">
        <w:rPr>
          <w:rFonts w:ascii="Times New Roman" w:hAnsi="Times New Roman" w:cs="Times New Roman"/>
          <w:sz w:val="22"/>
          <w:szCs w:val="22"/>
        </w:rPr>
        <w:t>1. Scope and purpose</w:t>
      </w:r>
      <w:r w:rsidRPr="0044431D">
        <w:rPr>
          <w:rFonts w:ascii="Times New Roman" w:eastAsia="宋体" w:hAnsi="Times New Roman" w:cs="Times New Roman"/>
          <w:sz w:val="22"/>
          <w:szCs w:val="22"/>
        </w:rPr>
        <w:t xml:space="preserve">  1. </w:t>
      </w:r>
      <w:r w:rsidRPr="0044431D">
        <w:rPr>
          <w:rFonts w:ascii="Times New Roman" w:eastAsia="宋体" w:hAnsi="Times New Roman" w:cs="Times New Roman"/>
          <w:sz w:val="22"/>
          <w:szCs w:val="22"/>
        </w:rPr>
        <w:t>范围与目的</w:t>
      </w:r>
    </w:p>
    <w:p w14:paraId="20E4C2E1" w14:textId="77777777" w:rsidR="00106C35" w:rsidRPr="0044431D" w:rsidRDefault="00000000">
      <w:pPr>
        <w:spacing w:before="60" w:after="20"/>
        <w:jc w:val="both"/>
        <w:rPr>
          <w:rFonts w:ascii="Times New Roman" w:hAnsi="Times New Roman" w:cs="Times New Roman"/>
        </w:rPr>
      </w:pPr>
      <w:r w:rsidRPr="0044431D">
        <w:rPr>
          <w:rFonts w:ascii="Times New Roman" w:hAnsi="Times New Roman" w:cs="Times New Roman"/>
        </w:rPr>
        <w:t xml:space="preserve">This website is provided by </w:t>
      </w:r>
      <w:proofErr w:type="spellStart"/>
      <w:r w:rsidRPr="0044431D">
        <w:rPr>
          <w:rFonts w:ascii="Times New Roman" w:hAnsi="Times New Roman" w:cs="Times New Roman"/>
        </w:rPr>
        <w:t>ShoreVest</w:t>
      </w:r>
      <w:proofErr w:type="spellEnd"/>
      <w:r w:rsidRPr="0044431D">
        <w:rPr>
          <w:rFonts w:ascii="Times New Roman" w:hAnsi="Times New Roman" w:cs="Times New Roman"/>
        </w:rPr>
        <w:t xml:space="preserve"> Partners, Ltd. and relevant affiliates for general informational purposes only. Content is summary in nature, may be incomplete, may change without notice and is not intended to provide the full basis for evaluating </w:t>
      </w:r>
      <w:proofErr w:type="spellStart"/>
      <w:r w:rsidRPr="0044431D">
        <w:rPr>
          <w:rFonts w:ascii="Times New Roman" w:hAnsi="Times New Roman" w:cs="Times New Roman"/>
        </w:rPr>
        <w:t>ShoreVest</w:t>
      </w:r>
      <w:proofErr w:type="spellEnd"/>
      <w:r w:rsidRPr="0044431D">
        <w:rPr>
          <w:rFonts w:ascii="Times New Roman" w:hAnsi="Times New Roman" w:cs="Times New Roman"/>
        </w:rPr>
        <w:t xml:space="preserve">, any </w:t>
      </w:r>
      <w:proofErr w:type="spellStart"/>
      <w:r w:rsidRPr="0044431D">
        <w:rPr>
          <w:rFonts w:ascii="Times New Roman" w:hAnsi="Times New Roman" w:cs="Times New Roman"/>
        </w:rPr>
        <w:t>ShoreVest</w:t>
      </w:r>
      <w:proofErr w:type="spellEnd"/>
      <w:r w:rsidRPr="0044431D">
        <w:rPr>
          <w:rFonts w:ascii="Times New Roman" w:hAnsi="Times New Roman" w:cs="Times New Roman"/>
        </w:rPr>
        <w:t>-managed vehicle or any investment opportunity. This website is not intended for retail investors.</w:t>
      </w:r>
    </w:p>
    <w:p w14:paraId="0314F2A1" w14:textId="2C028908" w:rsidR="00106C35" w:rsidRPr="0044431D" w:rsidRDefault="00000000">
      <w:pPr>
        <w:spacing w:before="20" w:after="80"/>
        <w:jc w:val="both"/>
        <w:rPr>
          <w:rFonts w:ascii="Times New Roman" w:hAnsi="Times New Roman" w:cs="Times New Roman"/>
        </w:rPr>
      </w:pPr>
      <w:r w:rsidRPr="0044431D">
        <w:rPr>
          <w:rFonts w:ascii="Times New Roman" w:eastAsia="宋体" w:hAnsi="Times New Roman" w:cs="Times New Roman"/>
          <w:color w:val="333333"/>
        </w:rPr>
        <w:t>本网站由</w:t>
      </w:r>
      <w:del w:id="2" w:author="Janine Zhan" w:date="2026-06-09T14:36:00Z" w16du:dateUtc="2026-06-09T06:36:00Z">
        <w:r w:rsidRPr="0044431D" w:rsidDel="009A3CF8">
          <w:rPr>
            <w:rFonts w:ascii="Times New Roman" w:eastAsia="宋体" w:hAnsi="Times New Roman" w:cs="Times New Roman"/>
            <w:color w:val="333333"/>
          </w:rPr>
          <w:delText>新岁资本</w:delText>
        </w:r>
      </w:del>
      <w:del w:id="3" w:author="Janine Zhan" w:date="2026-06-09T14:37:00Z" w16du:dateUtc="2026-06-09T06:37:00Z">
        <w:r w:rsidRPr="0044431D" w:rsidDel="009A3CF8">
          <w:rPr>
            <w:rFonts w:ascii="Times New Roman" w:eastAsia="宋体" w:hAnsi="Times New Roman" w:cs="Times New Roman"/>
            <w:color w:val="333333"/>
          </w:rPr>
          <w:delText>伙伴有限公司</w:delText>
        </w:r>
      </w:del>
      <w:ins w:id="4" w:author="Janine Zhan" w:date="2026-06-09T14:37:00Z" w16du:dateUtc="2026-06-09T06:37:00Z">
        <w:r w:rsidR="009A3CF8">
          <w:rPr>
            <w:rFonts w:ascii="Times New Roman" w:eastAsia="宋体" w:hAnsi="Times New Roman" w:cs="Times New Roman"/>
            <w:color w:val="333333"/>
          </w:rPr>
          <w:t>新岸资本</w:t>
        </w:r>
      </w:ins>
      <w:r w:rsidRPr="0044431D">
        <w:rPr>
          <w:rFonts w:ascii="Times New Roman" w:eastAsia="宋体" w:hAnsi="Times New Roman" w:cs="Times New Roman"/>
          <w:color w:val="333333"/>
        </w:rPr>
        <w:t>及其相关关联公司提供，仅供一般信息参考目的。内容属概要性质，可能不完整，可能不经通知就发生变动，且</w:t>
      </w:r>
      <w:proofErr w:type="gramStart"/>
      <w:r w:rsidRPr="0044431D">
        <w:rPr>
          <w:rFonts w:ascii="Times New Roman" w:eastAsia="宋体" w:hAnsi="Times New Roman" w:cs="Times New Roman"/>
          <w:color w:val="333333"/>
        </w:rPr>
        <w:t>不</w:t>
      </w:r>
      <w:proofErr w:type="gramEnd"/>
      <w:r w:rsidRPr="0044431D">
        <w:rPr>
          <w:rFonts w:ascii="Times New Roman" w:eastAsia="宋体" w:hAnsi="Times New Roman" w:cs="Times New Roman"/>
          <w:color w:val="333333"/>
        </w:rPr>
        <w:t>旨在提供评估</w:t>
      </w:r>
      <w:del w:id="5" w:author="Janine Zhan" w:date="2026-06-09T14:36:00Z" w16du:dateUtc="2026-06-09T06:36:00Z">
        <w:r w:rsidRPr="0044431D" w:rsidDel="009A3CF8">
          <w:rPr>
            <w:rFonts w:ascii="Times New Roman" w:eastAsia="宋体" w:hAnsi="Times New Roman" w:cs="Times New Roman"/>
            <w:color w:val="333333"/>
          </w:rPr>
          <w:delText>新岁资本</w:delText>
        </w:r>
      </w:del>
      <w:ins w:id="6" w:author="Janine Zhan" w:date="2026-06-09T14:36:00Z" w16du:dateUtc="2026-06-09T06:36:00Z">
        <w:r w:rsidR="009A3CF8">
          <w:rPr>
            <w:rFonts w:ascii="Times New Roman" w:eastAsia="宋体" w:hAnsi="Times New Roman" w:cs="Times New Roman"/>
            <w:color w:val="333333"/>
          </w:rPr>
          <w:t>新岸资本</w:t>
        </w:r>
      </w:ins>
      <w:r w:rsidRPr="0044431D">
        <w:rPr>
          <w:rFonts w:ascii="Times New Roman" w:eastAsia="宋体" w:hAnsi="Times New Roman" w:cs="Times New Roman"/>
          <w:color w:val="333333"/>
        </w:rPr>
        <w:t>、其管理的基金载体或任何投资机会的全部依据。本网站不面向零售投资者。</w:t>
      </w:r>
    </w:p>
    <w:p w14:paraId="55ACC981" w14:textId="77777777" w:rsidR="00106C35" w:rsidRPr="0044431D" w:rsidRDefault="00000000">
      <w:pPr>
        <w:pStyle w:val="1"/>
        <w:rPr>
          <w:rFonts w:ascii="Times New Roman" w:hAnsi="Times New Roman" w:cs="Times New Roman"/>
          <w:sz w:val="22"/>
          <w:szCs w:val="22"/>
        </w:rPr>
      </w:pPr>
      <w:r w:rsidRPr="0044431D">
        <w:rPr>
          <w:rFonts w:ascii="Times New Roman" w:hAnsi="Times New Roman" w:cs="Times New Roman"/>
          <w:sz w:val="22"/>
          <w:szCs w:val="22"/>
        </w:rPr>
        <w:t>2. No offer, no solicitation</w:t>
      </w:r>
      <w:r w:rsidRPr="0044431D">
        <w:rPr>
          <w:rFonts w:ascii="Times New Roman" w:eastAsia="宋体" w:hAnsi="Times New Roman" w:cs="Times New Roman"/>
          <w:sz w:val="22"/>
          <w:szCs w:val="22"/>
        </w:rPr>
        <w:t xml:space="preserve">  2. </w:t>
      </w:r>
      <w:r w:rsidRPr="0044431D">
        <w:rPr>
          <w:rFonts w:ascii="Times New Roman" w:eastAsia="宋体" w:hAnsi="Times New Roman" w:cs="Times New Roman"/>
          <w:sz w:val="22"/>
          <w:szCs w:val="22"/>
        </w:rPr>
        <w:t>无要约、无招募</w:t>
      </w:r>
    </w:p>
    <w:p w14:paraId="60BB2A7D" w14:textId="77777777" w:rsidR="00106C35" w:rsidRPr="0044431D" w:rsidRDefault="00000000">
      <w:pPr>
        <w:spacing w:before="60" w:after="20"/>
        <w:jc w:val="both"/>
        <w:rPr>
          <w:rFonts w:ascii="Times New Roman" w:hAnsi="Times New Roman" w:cs="Times New Roman"/>
        </w:rPr>
      </w:pPr>
      <w:r w:rsidRPr="0044431D">
        <w:rPr>
          <w:rFonts w:ascii="Times New Roman" w:hAnsi="Times New Roman" w:cs="Times New Roman"/>
        </w:rPr>
        <w:t>Nothing on this website constitutes an offer to sell, solicitation to buy, invitation to subscribe for, recommendation to invest in, or endorsement of any security, fund interest, investment product, advisory mandate or financial service. Any offer will be made only through definitive confidential offering documents to legally eligible persons in permitted jurisdictions.</w:t>
      </w:r>
    </w:p>
    <w:p w14:paraId="0759D8FA" w14:textId="77777777" w:rsidR="00106C35" w:rsidRPr="0044431D" w:rsidRDefault="00000000">
      <w:pPr>
        <w:spacing w:before="20" w:after="80"/>
        <w:jc w:val="both"/>
        <w:rPr>
          <w:rFonts w:ascii="Times New Roman" w:hAnsi="Times New Roman" w:cs="Times New Roman"/>
        </w:rPr>
      </w:pPr>
      <w:r w:rsidRPr="0044431D">
        <w:rPr>
          <w:rFonts w:ascii="Times New Roman" w:eastAsia="宋体" w:hAnsi="Times New Roman" w:cs="Times New Roman"/>
          <w:color w:val="333333"/>
        </w:rPr>
        <w:t>本网站上的任何内容均不构成就任何证券、基金份额、投资产品、顾问委托或金融服务的出售要约、购买要约招募、认购邀请、投资建议或认可。任何要约将仅通过正式机密发售文件向合法具备资格的人士进行。</w:t>
      </w:r>
    </w:p>
    <w:p w14:paraId="1CE5A0F3" w14:textId="77777777" w:rsidR="00106C35" w:rsidRPr="0044431D" w:rsidRDefault="00000000">
      <w:pPr>
        <w:pStyle w:val="1"/>
        <w:rPr>
          <w:rFonts w:ascii="Times New Roman" w:hAnsi="Times New Roman" w:cs="Times New Roman"/>
          <w:sz w:val="22"/>
          <w:szCs w:val="22"/>
        </w:rPr>
      </w:pPr>
      <w:r w:rsidRPr="0044431D">
        <w:rPr>
          <w:rFonts w:ascii="Times New Roman" w:hAnsi="Times New Roman" w:cs="Times New Roman"/>
          <w:sz w:val="22"/>
          <w:szCs w:val="22"/>
        </w:rPr>
        <w:t>3. Informational content only</w:t>
      </w:r>
      <w:r w:rsidRPr="0044431D">
        <w:rPr>
          <w:rFonts w:ascii="Times New Roman" w:eastAsia="宋体" w:hAnsi="Times New Roman" w:cs="Times New Roman"/>
          <w:sz w:val="22"/>
          <w:szCs w:val="22"/>
        </w:rPr>
        <w:t xml:space="preserve">  3. </w:t>
      </w:r>
      <w:r w:rsidRPr="0044431D">
        <w:rPr>
          <w:rFonts w:ascii="Times New Roman" w:eastAsia="宋体" w:hAnsi="Times New Roman" w:cs="Times New Roman"/>
          <w:sz w:val="22"/>
          <w:szCs w:val="22"/>
        </w:rPr>
        <w:t>仅供信息参考</w:t>
      </w:r>
    </w:p>
    <w:p w14:paraId="305C519C" w14:textId="77777777" w:rsidR="00106C35" w:rsidRPr="0044431D" w:rsidRDefault="00000000">
      <w:pPr>
        <w:spacing w:before="60" w:after="20"/>
        <w:jc w:val="both"/>
        <w:rPr>
          <w:rFonts w:ascii="Times New Roman" w:hAnsi="Times New Roman" w:cs="Times New Roman"/>
        </w:rPr>
      </w:pPr>
      <w:r w:rsidRPr="0044431D">
        <w:rPr>
          <w:rFonts w:ascii="Times New Roman" w:hAnsi="Times New Roman" w:cs="Times New Roman"/>
        </w:rPr>
        <w:t xml:space="preserve">Materials are provided solely for informational purposes and may include descriptions of </w:t>
      </w:r>
      <w:proofErr w:type="spellStart"/>
      <w:r w:rsidRPr="0044431D">
        <w:rPr>
          <w:rFonts w:ascii="Times New Roman" w:hAnsi="Times New Roman" w:cs="Times New Roman"/>
        </w:rPr>
        <w:t>ShoreVest's</w:t>
      </w:r>
      <w:proofErr w:type="spellEnd"/>
      <w:r w:rsidRPr="0044431D">
        <w:rPr>
          <w:rFonts w:ascii="Times New Roman" w:hAnsi="Times New Roman" w:cs="Times New Roman"/>
        </w:rPr>
        <w:t xml:space="preserve"> business, investment approach, sourcing model, historical experience, market views, transaction examples, team biographies and third-party information. Such materials are not intended to be complete.</w:t>
      </w:r>
    </w:p>
    <w:p w14:paraId="60B3A483" w14:textId="47D237C8" w:rsidR="00106C35" w:rsidRPr="0044431D" w:rsidRDefault="00000000">
      <w:pPr>
        <w:spacing w:before="20" w:after="80"/>
        <w:jc w:val="both"/>
        <w:rPr>
          <w:rFonts w:ascii="Times New Roman" w:hAnsi="Times New Roman" w:cs="Times New Roman"/>
        </w:rPr>
      </w:pPr>
      <w:r w:rsidRPr="0044431D">
        <w:rPr>
          <w:rFonts w:ascii="Times New Roman" w:eastAsia="宋体" w:hAnsi="Times New Roman" w:cs="Times New Roman"/>
          <w:color w:val="333333"/>
        </w:rPr>
        <w:t>相关内容仅供信息参考目的，可能包括</w:t>
      </w:r>
      <w:del w:id="7" w:author="Janine Zhan" w:date="2026-06-09T14:36:00Z" w16du:dateUtc="2026-06-09T06:36:00Z">
        <w:r w:rsidRPr="0044431D" w:rsidDel="009A3CF8">
          <w:rPr>
            <w:rFonts w:ascii="Times New Roman" w:eastAsia="宋体" w:hAnsi="Times New Roman" w:cs="Times New Roman"/>
            <w:color w:val="333333"/>
          </w:rPr>
          <w:delText>新岁资本</w:delText>
        </w:r>
      </w:del>
      <w:ins w:id="8" w:author="Janine Zhan" w:date="2026-06-09T14:36:00Z" w16du:dateUtc="2026-06-09T06:36:00Z">
        <w:r w:rsidR="009A3CF8">
          <w:rPr>
            <w:rFonts w:ascii="Times New Roman" w:eastAsia="宋体" w:hAnsi="Times New Roman" w:cs="Times New Roman"/>
            <w:color w:val="333333"/>
          </w:rPr>
          <w:t>新岸资本</w:t>
        </w:r>
      </w:ins>
      <w:r w:rsidRPr="0044431D">
        <w:rPr>
          <w:rFonts w:ascii="Times New Roman" w:eastAsia="宋体" w:hAnsi="Times New Roman" w:cs="Times New Roman"/>
          <w:color w:val="333333"/>
        </w:rPr>
        <w:t>业务、投资方式、项目来源模式、历史经验、市场观点、交易案例、团队介绍及第三方信息的描述。此类内容</w:t>
      </w:r>
      <w:proofErr w:type="gramStart"/>
      <w:r w:rsidRPr="0044431D">
        <w:rPr>
          <w:rFonts w:ascii="Times New Roman" w:eastAsia="宋体" w:hAnsi="Times New Roman" w:cs="Times New Roman"/>
          <w:color w:val="333333"/>
        </w:rPr>
        <w:t>不</w:t>
      </w:r>
      <w:proofErr w:type="gramEnd"/>
      <w:r w:rsidRPr="0044431D">
        <w:rPr>
          <w:rFonts w:ascii="Times New Roman" w:eastAsia="宋体" w:hAnsi="Times New Roman" w:cs="Times New Roman"/>
          <w:color w:val="333333"/>
        </w:rPr>
        <w:t>旨在提供完整信息。</w:t>
      </w:r>
    </w:p>
    <w:p w14:paraId="66BB236F" w14:textId="77777777" w:rsidR="00106C35" w:rsidRPr="0044431D" w:rsidRDefault="00000000">
      <w:pPr>
        <w:pStyle w:val="1"/>
        <w:rPr>
          <w:rFonts w:ascii="Times New Roman" w:hAnsi="Times New Roman" w:cs="Times New Roman"/>
          <w:sz w:val="22"/>
          <w:szCs w:val="22"/>
        </w:rPr>
      </w:pPr>
      <w:r w:rsidRPr="0044431D">
        <w:rPr>
          <w:rFonts w:ascii="Times New Roman" w:hAnsi="Times New Roman" w:cs="Times New Roman"/>
          <w:sz w:val="22"/>
          <w:szCs w:val="22"/>
        </w:rPr>
        <w:t>4. No advice</w:t>
      </w:r>
      <w:r w:rsidRPr="0044431D">
        <w:rPr>
          <w:rFonts w:ascii="Times New Roman" w:eastAsia="宋体" w:hAnsi="Times New Roman" w:cs="Times New Roman"/>
          <w:sz w:val="22"/>
          <w:szCs w:val="22"/>
        </w:rPr>
        <w:t xml:space="preserve">  4. </w:t>
      </w:r>
      <w:r w:rsidRPr="0044431D">
        <w:rPr>
          <w:rFonts w:ascii="Times New Roman" w:eastAsia="宋体" w:hAnsi="Times New Roman" w:cs="Times New Roman"/>
          <w:sz w:val="22"/>
          <w:szCs w:val="22"/>
        </w:rPr>
        <w:t>非专业建议</w:t>
      </w:r>
    </w:p>
    <w:p w14:paraId="344B3E1B" w14:textId="77777777" w:rsidR="00106C35" w:rsidRPr="0044431D" w:rsidRDefault="00000000">
      <w:pPr>
        <w:spacing w:before="60" w:after="20"/>
        <w:jc w:val="both"/>
        <w:rPr>
          <w:rFonts w:ascii="Times New Roman" w:hAnsi="Times New Roman" w:cs="Times New Roman"/>
        </w:rPr>
      </w:pPr>
      <w:r w:rsidRPr="0044431D">
        <w:rPr>
          <w:rFonts w:ascii="Times New Roman" w:hAnsi="Times New Roman" w:cs="Times New Roman"/>
        </w:rPr>
        <w:t xml:space="preserve">Nothing on this website constitutes investment, legal, tax, accounting, regulatory, financial, valuation, structuring or other professional advice. The content does not </w:t>
      </w:r>
      <w:proofErr w:type="gramStart"/>
      <w:r w:rsidRPr="0044431D">
        <w:rPr>
          <w:rFonts w:ascii="Times New Roman" w:hAnsi="Times New Roman" w:cs="Times New Roman"/>
        </w:rPr>
        <w:t>take into account</w:t>
      </w:r>
      <w:proofErr w:type="gramEnd"/>
      <w:r w:rsidRPr="0044431D">
        <w:rPr>
          <w:rFonts w:ascii="Times New Roman" w:hAnsi="Times New Roman" w:cs="Times New Roman"/>
        </w:rPr>
        <w:t xml:space="preserve"> any person's particular circumstances. Any person considering an investment should consult their own independent professional advisers.</w:t>
      </w:r>
    </w:p>
    <w:p w14:paraId="459A510C" w14:textId="77777777" w:rsidR="00106C35" w:rsidRPr="0044431D" w:rsidRDefault="00000000">
      <w:pPr>
        <w:spacing w:before="20" w:after="80"/>
        <w:jc w:val="both"/>
        <w:rPr>
          <w:rFonts w:ascii="Times New Roman" w:hAnsi="Times New Roman" w:cs="Times New Roman"/>
        </w:rPr>
      </w:pPr>
      <w:r w:rsidRPr="0044431D">
        <w:rPr>
          <w:rFonts w:ascii="Times New Roman" w:eastAsia="宋体" w:hAnsi="Times New Roman" w:cs="Times New Roman"/>
          <w:color w:val="333333"/>
        </w:rPr>
        <w:lastRenderedPageBreak/>
        <w:t>本网站上的任何内容均不构成投资、法律、税务、会计、监管、财务、估值、架构或其他专业建议。内容未考虑任何人的特定情况。考虑投资的任何人士应和自己的独立专业顾问商议。</w:t>
      </w:r>
    </w:p>
    <w:p w14:paraId="4C241EE3" w14:textId="77777777" w:rsidR="00106C35" w:rsidRPr="0044431D" w:rsidRDefault="00000000">
      <w:pPr>
        <w:pStyle w:val="1"/>
        <w:rPr>
          <w:rFonts w:ascii="Times New Roman" w:hAnsi="Times New Roman" w:cs="Times New Roman"/>
          <w:sz w:val="22"/>
          <w:szCs w:val="22"/>
        </w:rPr>
      </w:pPr>
      <w:r w:rsidRPr="0044431D">
        <w:rPr>
          <w:rFonts w:ascii="Times New Roman" w:hAnsi="Times New Roman" w:cs="Times New Roman"/>
          <w:sz w:val="22"/>
          <w:szCs w:val="22"/>
        </w:rPr>
        <w:t>5. No reliance</w:t>
      </w:r>
      <w:r w:rsidRPr="0044431D">
        <w:rPr>
          <w:rFonts w:ascii="Times New Roman" w:eastAsia="宋体" w:hAnsi="Times New Roman" w:cs="Times New Roman"/>
          <w:sz w:val="22"/>
          <w:szCs w:val="22"/>
        </w:rPr>
        <w:t xml:space="preserve">  5. </w:t>
      </w:r>
      <w:r w:rsidRPr="0044431D">
        <w:rPr>
          <w:rFonts w:ascii="Times New Roman" w:eastAsia="宋体" w:hAnsi="Times New Roman" w:cs="Times New Roman"/>
          <w:sz w:val="22"/>
          <w:szCs w:val="22"/>
        </w:rPr>
        <w:t>不得依赖</w:t>
      </w:r>
    </w:p>
    <w:p w14:paraId="20C1C907" w14:textId="77777777" w:rsidR="00106C35" w:rsidRPr="0044431D" w:rsidRDefault="00000000">
      <w:pPr>
        <w:spacing w:before="60" w:after="20"/>
        <w:jc w:val="both"/>
        <w:rPr>
          <w:rFonts w:ascii="Times New Roman" w:hAnsi="Times New Roman" w:cs="Times New Roman"/>
        </w:rPr>
      </w:pPr>
      <w:r w:rsidRPr="0044431D">
        <w:rPr>
          <w:rFonts w:ascii="Times New Roman" w:hAnsi="Times New Roman" w:cs="Times New Roman"/>
        </w:rPr>
        <w:t xml:space="preserve">No representation or warranty is made as to the fairness, correctness, accuracy, completeness or timeliness of any content. Information may be based on estimates, assumptions or third-party sources and may change without notice. To the fullest extent permitted by law, </w:t>
      </w:r>
      <w:proofErr w:type="spellStart"/>
      <w:r w:rsidRPr="0044431D">
        <w:rPr>
          <w:rFonts w:ascii="Times New Roman" w:hAnsi="Times New Roman" w:cs="Times New Roman"/>
        </w:rPr>
        <w:t>ShoreVest</w:t>
      </w:r>
      <w:proofErr w:type="spellEnd"/>
      <w:r w:rsidRPr="0044431D">
        <w:rPr>
          <w:rFonts w:ascii="Times New Roman" w:hAnsi="Times New Roman" w:cs="Times New Roman"/>
        </w:rPr>
        <w:t xml:space="preserve"> and its affiliates disclaim all liability arising from any use of or reliance upon this website.</w:t>
      </w:r>
    </w:p>
    <w:p w14:paraId="4549CDDC" w14:textId="27C55883" w:rsidR="00106C35" w:rsidRPr="0044431D" w:rsidRDefault="00000000">
      <w:pPr>
        <w:spacing w:before="20" w:after="80"/>
        <w:jc w:val="both"/>
        <w:rPr>
          <w:rFonts w:ascii="Times New Roman" w:hAnsi="Times New Roman" w:cs="Times New Roman"/>
        </w:rPr>
      </w:pPr>
      <w:r w:rsidRPr="0044431D">
        <w:rPr>
          <w:rFonts w:ascii="Times New Roman" w:eastAsia="宋体" w:hAnsi="Times New Roman" w:cs="Times New Roman"/>
          <w:color w:val="333333"/>
        </w:rPr>
        <w:t>就本网站上任何内容的公平性、正确性、准确性、完整性或时效性，均不作任何</w:t>
      </w:r>
      <w:del w:id="9" w:author="Janine Zhan" w:date="2026-06-09T14:39:00Z" w16du:dateUtc="2026-06-09T06:39:00Z">
        <w:r w:rsidRPr="0044431D" w:rsidDel="009A3CF8">
          <w:rPr>
            <w:rFonts w:ascii="Times New Roman" w:eastAsia="宋体" w:hAnsi="Times New Roman" w:cs="Times New Roman" w:hint="eastAsia"/>
            <w:color w:val="333333"/>
          </w:rPr>
          <w:delText>陌述</w:delText>
        </w:r>
      </w:del>
      <w:ins w:id="10" w:author="Janine Zhan" w:date="2026-06-09T14:40:00Z" w16du:dateUtc="2026-06-09T06:40:00Z">
        <w:r w:rsidR="009A3CF8">
          <w:rPr>
            <w:rFonts w:ascii="Times New Roman" w:eastAsia="宋体" w:hAnsi="Times New Roman" w:cs="Times New Roman" w:hint="eastAsia"/>
            <w:color w:val="333333"/>
          </w:rPr>
          <w:t>陈述</w:t>
        </w:r>
      </w:ins>
      <w:r w:rsidRPr="0044431D">
        <w:rPr>
          <w:rFonts w:ascii="Times New Roman" w:eastAsia="宋体" w:hAnsi="Times New Roman" w:cs="Times New Roman"/>
          <w:color w:val="333333"/>
        </w:rPr>
        <w:t>或保证。相关信息可能基于估算、假设或第三方来源，并可能不经通知就发生变动。在适用法律允许的最大范围内，</w:t>
      </w:r>
      <w:del w:id="11" w:author="Janine Zhan" w:date="2026-06-09T14:36:00Z" w16du:dateUtc="2026-06-09T06:36:00Z">
        <w:r w:rsidRPr="0044431D" w:rsidDel="009A3CF8">
          <w:rPr>
            <w:rFonts w:ascii="Times New Roman" w:eastAsia="宋体" w:hAnsi="Times New Roman" w:cs="Times New Roman"/>
            <w:color w:val="333333"/>
          </w:rPr>
          <w:delText>新岁资本</w:delText>
        </w:r>
      </w:del>
      <w:ins w:id="12" w:author="Janine Zhan" w:date="2026-06-09T14:36:00Z" w16du:dateUtc="2026-06-09T06:36:00Z">
        <w:r w:rsidR="009A3CF8">
          <w:rPr>
            <w:rFonts w:ascii="Times New Roman" w:eastAsia="宋体" w:hAnsi="Times New Roman" w:cs="Times New Roman"/>
            <w:color w:val="333333"/>
          </w:rPr>
          <w:t>新岸资本</w:t>
        </w:r>
      </w:ins>
      <w:r w:rsidRPr="0044431D">
        <w:rPr>
          <w:rFonts w:ascii="Times New Roman" w:eastAsia="宋体" w:hAnsi="Times New Roman" w:cs="Times New Roman"/>
          <w:color w:val="333333"/>
        </w:rPr>
        <w:t>及其关联公司就任何使用或依赖本网站所导致的责任一概免除。</w:t>
      </w:r>
    </w:p>
    <w:p w14:paraId="3B6B533A" w14:textId="77777777" w:rsidR="00106C35" w:rsidRPr="0044431D" w:rsidRDefault="00000000">
      <w:pPr>
        <w:pStyle w:val="1"/>
        <w:rPr>
          <w:rFonts w:ascii="Times New Roman" w:hAnsi="Times New Roman" w:cs="Times New Roman"/>
          <w:sz w:val="22"/>
          <w:szCs w:val="22"/>
        </w:rPr>
      </w:pPr>
      <w:r w:rsidRPr="0044431D">
        <w:rPr>
          <w:rFonts w:ascii="Times New Roman" w:hAnsi="Times New Roman" w:cs="Times New Roman"/>
          <w:sz w:val="22"/>
          <w:szCs w:val="22"/>
        </w:rPr>
        <w:t>6. Forward-looking statements</w:t>
      </w:r>
      <w:r w:rsidRPr="0044431D">
        <w:rPr>
          <w:rFonts w:ascii="Times New Roman" w:eastAsia="宋体" w:hAnsi="Times New Roman" w:cs="Times New Roman"/>
          <w:sz w:val="22"/>
          <w:szCs w:val="22"/>
        </w:rPr>
        <w:t xml:space="preserve">  6. </w:t>
      </w:r>
      <w:r w:rsidRPr="0044431D">
        <w:rPr>
          <w:rFonts w:ascii="Times New Roman" w:eastAsia="宋体" w:hAnsi="Times New Roman" w:cs="Times New Roman"/>
          <w:sz w:val="22"/>
          <w:szCs w:val="22"/>
        </w:rPr>
        <w:t>前瞻性陈述</w:t>
      </w:r>
    </w:p>
    <w:p w14:paraId="1F64BDE6" w14:textId="77777777" w:rsidR="00106C35" w:rsidRPr="0044431D" w:rsidRDefault="00000000">
      <w:pPr>
        <w:spacing w:before="60" w:after="20"/>
        <w:jc w:val="both"/>
        <w:rPr>
          <w:rFonts w:ascii="Times New Roman" w:hAnsi="Times New Roman" w:cs="Times New Roman"/>
        </w:rPr>
      </w:pPr>
      <w:r w:rsidRPr="0044431D">
        <w:rPr>
          <w:rFonts w:ascii="Times New Roman" w:hAnsi="Times New Roman" w:cs="Times New Roman"/>
        </w:rPr>
        <w:t xml:space="preserve">This website may contain statements regarding expected market developments, investment opportunities, business plans, strategic priorities, targeted returns, anticipated exits or other future matters. Such statements are inherently uncertain and based on assumptions, judgements and beliefs available at the relevant time. Actual events or results may differ materially. </w:t>
      </w:r>
      <w:proofErr w:type="spellStart"/>
      <w:r w:rsidRPr="0044431D">
        <w:rPr>
          <w:rFonts w:ascii="Times New Roman" w:hAnsi="Times New Roman" w:cs="Times New Roman"/>
        </w:rPr>
        <w:t>ShoreVest</w:t>
      </w:r>
      <w:proofErr w:type="spellEnd"/>
      <w:r w:rsidRPr="0044431D">
        <w:rPr>
          <w:rFonts w:ascii="Times New Roman" w:hAnsi="Times New Roman" w:cs="Times New Roman"/>
        </w:rPr>
        <w:t xml:space="preserve"> undertakes no obligation to update forward-looking statements except as required by law.</w:t>
      </w:r>
    </w:p>
    <w:p w14:paraId="76D5F49F" w14:textId="7473F374" w:rsidR="00106C35" w:rsidRPr="0044431D" w:rsidRDefault="00000000">
      <w:pPr>
        <w:spacing w:before="20" w:after="80"/>
        <w:jc w:val="both"/>
        <w:rPr>
          <w:rFonts w:ascii="Times New Roman" w:hAnsi="Times New Roman" w:cs="Times New Roman"/>
        </w:rPr>
      </w:pPr>
      <w:r w:rsidRPr="0044431D">
        <w:rPr>
          <w:rFonts w:ascii="Times New Roman" w:eastAsia="宋体" w:hAnsi="Times New Roman" w:cs="Times New Roman"/>
          <w:color w:val="333333"/>
        </w:rPr>
        <w:t>本网站可能包含有关预期市场动态、投资机会、业务计划、战略重点、目标回报、预期退出或其他未来事项的陈述。此类陈述具有固有的不确定性，基于相关时点可获得的假设、判断及信念。实际事件或结果可能存在重大差异。</w:t>
      </w:r>
      <w:del w:id="13" w:author="Janine Zhan" w:date="2026-06-09T14:36:00Z" w16du:dateUtc="2026-06-09T06:36:00Z">
        <w:r w:rsidRPr="0044431D" w:rsidDel="009A3CF8">
          <w:rPr>
            <w:rFonts w:ascii="Times New Roman" w:eastAsia="宋体" w:hAnsi="Times New Roman" w:cs="Times New Roman"/>
            <w:color w:val="333333"/>
          </w:rPr>
          <w:delText>新岁资本</w:delText>
        </w:r>
      </w:del>
      <w:ins w:id="14" w:author="Janine Zhan" w:date="2026-06-09T14:36:00Z" w16du:dateUtc="2026-06-09T06:36:00Z">
        <w:r w:rsidR="009A3CF8">
          <w:rPr>
            <w:rFonts w:ascii="Times New Roman" w:eastAsia="宋体" w:hAnsi="Times New Roman" w:cs="Times New Roman"/>
            <w:color w:val="333333"/>
          </w:rPr>
          <w:t>新岸资本</w:t>
        </w:r>
      </w:ins>
      <w:r w:rsidRPr="0044431D">
        <w:rPr>
          <w:rFonts w:ascii="Times New Roman" w:eastAsia="宋体" w:hAnsi="Times New Roman" w:cs="Times New Roman"/>
          <w:color w:val="333333"/>
        </w:rPr>
        <w:t>不承担更新前瞻性陈述的义务，除非适用法律另有要求。</w:t>
      </w:r>
    </w:p>
    <w:p w14:paraId="09167053" w14:textId="77777777" w:rsidR="00106C35" w:rsidRPr="0044431D" w:rsidRDefault="00000000">
      <w:pPr>
        <w:pStyle w:val="1"/>
        <w:rPr>
          <w:rFonts w:ascii="Times New Roman" w:hAnsi="Times New Roman" w:cs="Times New Roman"/>
          <w:sz w:val="22"/>
          <w:szCs w:val="22"/>
        </w:rPr>
      </w:pPr>
      <w:r w:rsidRPr="0044431D">
        <w:rPr>
          <w:rFonts w:ascii="Times New Roman" w:hAnsi="Times New Roman" w:cs="Times New Roman"/>
          <w:sz w:val="22"/>
          <w:szCs w:val="22"/>
        </w:rPr>
        <w:t>7. Past performance and target returns</w:t>
      </w:r>
      <w:r w:rsidRPr="0044431D">
        <w:rPr>
          <w:rFonts w:ascii="Times New Roman" w:eastAsia="宋体" w:hAnsi="Times New Roman" w:cs="Times New Roman"/>
          <w:sz w:val="22"/>
          <w:szCs w:val="22"/>
        </w:rPr>
        <w:t xml:space="preserve">  7. </w:t>
      </w:r>
      <w:r w:rsidRPr="0044431D">
        <w:rPr>
          <w:rFonts w:ascii="Times New Roman" w:eastAsia="宋体" w:hAnsi="Times New Roman" w:cs="Times New Roman"/>
          <w:sz w:val="22"/>
          <w:szCs w:val="22"/>
        </w:rPr>
        <w:t>历史业绩与目标回报</w:t>
      </w:r>
    </w:p>
    <w:p w14:paraId="3CDFDDAB" w14:textId="77777777" w:rsidR="00106C35" w:rsidRPr="0044431D" w:rsidRDefault="00000000">
      <w:pPr>
        <w:spacing w:before="60" w:after="20"/>
        <w:jc w:val="both"/>
        <w:rPr>
          <w:rFonts w:ascii="Times New Roman" w:hAnsi="Times New Roman" w:cs="Times New Roman"/>
        </w:rPr>
      </w:pPr>
      <w:r w:rsidRPr="0044431D">
        <w:rPr>
          <w:rFonts w:ascii="Times New Roman" w:hAnsi="Times New Roman" w:cs="Times New Roman"/>
        </w:rPr>
        <w:t xml:space="preserve">Past performance is not a guarantee or reliable indicator of future results. No assurance can be given that any </w:t>
      </w:r>
      <w:proofErr w:type="spellStart"/>
      <w:r w:rsidRPr="0044431D">
        <w:rPr>
          <w:rFonts w:ascii="Times New Roman" w:hAnsi="Times New Roman" w:cs="Times New Roman"/>
        </w:rPr>
        <w:t>ShoreVest</w:t>
      </w:r>
      <w:proofErr w:type="spellEnd"/>
      <w:r w:rsidRPr="0044431D">
        <w:rPr>
          <w:rFonts w:ascii="Times New Roman" w:hAnsi="Times New Roman" w:cs="Times New Roman"/>
        </w:rPr>
        <w:t xml:space="preserve"> strategy, fund or investment will achieve its objectives, preserve capital, generate targeted returns or avoid losses. </w:t>
      </w:r>
      <w:proofErr w:type="gramStart"/>
      <w:r w:rsidRPr="0044431D">
        <w:rPr>
          <w:rFonts w:ascii="Times New Roman" w:hAnsi="Times New Roman" w:cs="Times New Roman"/>
        </w:rPr>
        <w:t>Any target,</w:t>
      </w:r>
      <w:proofErr w:type="gramEnd"/>
      <w:r w:rsidRPr="0044431D">
        <w:rPr>
          <w:rFonts w:ascii="Times New Roman" w:hAnsi="Times New Roman" w:cs="Times New Roman"/>
        </w:rPr>
        <w:t xml:space="preserve"> projected or illustrative return metrics are aspirational only.</w:t>
      </w:r>
    </w:p>
    <w:p w14:paraId="7347C7D4" w14:textId="1F4F9723" w:rsidR="00106C35" w:rsidRPr="0044431D" w:rsidRDefault="00000000">
      <w:pPr>
        <w:spacing w:before="20" w:after="80"/>
        <w:jc w:val="both"/>
        <w:rPr>
          <w:rFonts w:ascii="Times New Roman" w:hAnsi="Times New Roman" w:cs="Times New Roman"/>
        </w:rPr>
      </w:pPr>
      <w:r w:rsidRPr="0044431D">
        <w:rPr>
          <w:rFonts w:ascii="Times New Roman" w:eastAsia="宋体" w:hAnsi="Times New Roman" w:cs="Times New Roman"/>
          <w:color w:val="333333"/>
        </w:rPr>
        <w:t>过往业绩不是未来结果的保证或可靠指示。不能保证任何</w:t>
      </w:r>
      <w:del w:id="15" w:author="Janine Zhan" w:date="2026-06-09T14:36:00Z" w16du:dateUtc="2026-06-09T06:36:00Z">
        <w:r w:rsidRPr="0044431D" w:rsidDel="009A3CF8">
          <w:rPr>
            <w:rFonts w:ascii="Times New Roman" w:eastAsia="宋体" w:hAnsi="Times New Roman" w:cs="Times New Roman"/>
            <w:color w:val="333333"/>
          </w:rPr>
          <w:delText>新岁资本</w:delText>
        </w:r>
      </w:del>
      <w:ins w:id="16" w:author="Janine Zhan" w:date="2026-06-09T14:36:00Z" w16du:dateUtc="2026-06-09T06:36:00Z">
        <w:r w:rsidR="009A3CF8">
          <w:rPr>
            <w:rFonts w:ascii="Times New Roman" w:eastAsia="宋体" w:hAnsi="Times New Roman" w:cs="Times New Roman"/>
            <w:color w:val="333333"/>
          </w:rPr>
          <w:t>新岸资本</w:t>
        </w:r>
      </w:ins>
      <w:r w:rsidRPr="0044431D">
        <w:rPr>
          <w:rFonts w:ascii="Times New Roman" w:eastAsia="宋体" w:hAnsi="Times New Roman" w:cs="Times New Roman"/>
          <w:color w:val="333333"/>
        </w:rPr>
        <w:t>策略、基金或投资将实现其目标、保全本金、产生目标回报或避免损失。任何目标、预测或示意性回报指标均仅</w:t>
      </w:r>
      <w:proofErr w:type="gramStart"/>
      <w:r w:rsidRPr="0044431D">
        <w:rPr>
          <w:rFonts w:ascii="Times New Roman" w:eastAsia="宋体" w:hAnsi="Times New Roman" w:cs="Times New Roman"/>
          <w:color w:val="333333"/>
        </w:rPr>
        <w:t>为愿景性质</w:t>
      </w:r>
      <w:proofErr w:type="gramEnd"/>
      <w:r w:rsidRPr="0044431D">
        <w:rPr>
          <w:rFonts w:ascii="Times New Roman" w:eastAsia="宋体" w:hAnsi="Times New Roman" w:cs="Times New Roman"/>
          <w:color w:val="333333"/>
        </w:rPr>
        <w:t>。</w:t>
      </w:r>
    </w:p>
    <w:p w14:paraId="23CA00A3" w14:textId="77777777" w:rsidR="00106C35" w:rsidRPr="0044431D" w:rsidRDefault="00000000">
      <w:pPr>
        <w:pStyle w:val="1"/>
        <w:rPr>
          <w:rFonts w:ascii="Times New Roman" w:hAnsi="Times New Roman" w:cs="Times New Roman"/>
          <w:sz w:val="22"/>
          <w:szCs w:val="22"/>
        </w:rPr>
      </w:pPr>
      <w:r w:rsidRPr="0044431D">
        <w:rPr>
          <w:rFonts w:ascii="Times New Roman" w:hAnsi="Times New Roman" w:cs="Times New Roman"/>
          <w:sz w:val="22"/>
          <w:szCs w:val="22"/>
        </w:rPr>
        <w:t>8. Unrealised valuations</w:t>
      </w:r>
      <w:r w:rsidRPr="0044431D">
        <w:rPr>
          <w:rFonts w:ascii="Times New Roman" w:eastAsia="宋体" w:hAnsi="Times New Roman" w:cs="Times New Roman"/>
          <w:sz w:val="22"/>
          <w:szCs w:val="22"/>
        </w:rPr>
        <w:t xml:space="preserve">  8. </w:t>
      </w:r>
      <w:r w:rsidRPr="0044431D">
        <w:rPr>
          <w:rFonts w:ascii="Times New Roman" w:eastAsia="宋体" w:hAnsi="Times New Roman" w:cs="Times New Roman"/>
          <w:sz w:val="22"/>
          <w:szCs w:val="22"/>
        </w:rPr>
        <w:t>未实现价值</w:t>
      </w:r>
    </w:p>
    <w:p w14:paraId="178720FE" w14:textId="77777777" w:rsidR="00106C35" w:rsidRPr="0044431D" w:rsidRDefault="00000000">
      <w:pPr>
        <w:spacing w:before="60" w:after="20"/>
        <w:jc w:val="both"/>
        <w:rPr>
          <w:rFonts w:ascii="Times New Roman" w:hAnsi="Times New Roman" w:cs="Times New Roman"/>
        </w:rPr>
      </w:pPr>
      <w:r w:rsidRPr="0044431D">
        <w:rPr>
          <w:rFonts w:ascii="Times New Roman" w:hAnsi="Times New Roman" w:cs="Times New Roman"/>
        </w:rPr>
        <w:t>References to unrealised investments, indicative valuations, collateral values, estimated recovery values, targeted returns or scenario outcomes are inherently judgemental and subject to change. Actual realised outcomes may differ materially from any indicative, modelled or hypothetical figures due to changes in market conditions, borrower performance, legal outcomes, enforcement timing, tax leakage, foreign exchange and other factors.</w:t>
      </w:r>
    </w:p>
    <w:p w14:paraId="36097775" w14:textId="77777777" w:rsidR="00106C35" w:rsidRPr="0044431D" w:rsidRDefault="00000000">
      <w:pPr>
        <w:spacing w:before="20" w:after="80"/>
        <w:jc w:val="both"/>
        <w:rPr>
          <w:rFonts w:ascii="Times New Roman" w:hAnsi="Times New Roman" w:cs="Times New Roman"/>
        </w:rPr>
      </w:pPr>
      <w:r w:rsidRPr="0044431D">
        <w:rPr>
          <w:rFonts w:ascii="Times New Roman" w:eastAsia="宋体" w:hAnsi="Times New Roman" w:cs="Times New Roman"/>
          <w:color w:val="333333"/>
        </w:rPr>
        <w:t>涉及未实现投资、参考估值、抵押价值、预估回收价值、目标回报或情景结果的陈述具有固有的主观性，并可能随时发生变化。由于市场状况变化、借款人表现、法律结果、执行时间、税务漏出、外汇汇率及其他因素，实际实现结果可能与任何参考或假设数据存在重大差异。</w:t>
      </w:r>
    </w:p>
    <w:p w14:paraId="24388C69" w14:textId="77777777" w:rsidR="00106C35" w:rsidRPr="0044431D" w:rsidRDefault="00000000">
      <w:pPr>
        <w:pStyle w:val="1"/>
        <w:rPr>
          <w:rFonts w:ascii="Times New Roman" w:hAnsi="Times New Roman" w:cs="Times New Roman"/>
          <w:sz w:val="22"/>
          <w:szCs w:val="22"/>
        </w:rPr>
      </w:pPr>
      <w:r w:rsidRPr="0044431D">
        <w:rPr>
          <w:rFonts w:ascii="Times New Roman" w:hAnsi="Times New Roman" w:cs="Times New Roman"/>
          <w:sz w:val="22"/>
          <w:szCs w:val="22"/>
        </w:rPr>
        <w:t>9. Illustrative examples</w:t>
      </w:r>
      <w:r w:rsidRPr="0044431D">
        <w:rPr>
          <w:rFonts w:ascii="Times New Roman" w:eastAsia="宋体" w:hAnsi="Times New Roman" w:cs="Times New Roman"/>
          <w:sz w:val="22"/>
          <w:szCs w:val="22"/>
        </w:rPr>
        <w:t xml:space="preserve">  9. </w:t>
      </w:r>
      <w:r w:rsidRPr="0044431D">
        <w:rPr>
          <w:rFonts w:ascii="Times New Roman" w:eastAsia="宋体" w:hAnsi="Times New Roman" w:cs="Times New Roman"/>
          <w:sz w:val="22"/>
          <w:szCs w:val="22"/>
        </w:rPr>
        <w:t>示意性示例</w:t>
      </w:r>
    </w:p>
    <w:p w14:paraId="286F67DF" w14:textId="77777777" w:rsidR="00106C35" w:rsidRPr="0044431D" w:rsidRDefault="00000000">
      <w:pPr>
        <w:spacing w:before="60" w:after="20"/>
        <w:jc w:val="both"/>
        <w:rPr>
          <w:rFonts w:ascii="Times New Roman" w:hAnsi="Times New Roman" w:cs="Times New Roman"/>
        </w:rPr>
      </w:pPr>
      <w:r w:rsidRPr="0044431D">
        <w:rPr>
          <w:rFonts w:ascii="Times New Roman" w:hAnsi="Times New Roman" w:cs="Times New Roman"/>
        </w:rPr>
        <w:t xml:space="preserve">Any investment examples, case studies, transaction samples, pipeline references, asset types, collateral descriptions, legal structures or exit routes shown are illustrative only and may not represent all investments made or to be made by </w:t>
      </w:r>
      <w:proofErr w:type="spellStart"/>
      <w:r w:rsidRPr="0044431D">
        <w:rPr>
          <w:rFonts w:ascii="Times New Roman" w:hAnsi="Times New Roman" w:cs="Times New Roman"/>
        </w:rPr>
        <w:t>ShoreVest</w:t>
      </w:r>
      <w:proofErr w:type="spellEnd"/>
      <w:r w:rsidRPr="0044431D">
        <w:rPr>
          <w:rFonts w:ascii="Times New Roman" w:hAnsi="Times New Roman" w:cs="Times New Roman"/>
        </w:rPr>
        <w:t>. Inclusion of any example does not imply similar transactions will be available or similar outcomes achieved.</w:t>
      </w:r>
    </w:p>
    <w:p w14:paraId="54F093AD" w14:textId="328C7F4A" w:rsidR="00106C35" w:rsidRPr="0044431D" w:rsidRDefault="00000000">
      <w:pPr>
        <w:spacing w:before="20" w:after="80"/>
        <w:jc w:val="both"/>
        <w:rPr>
          <w:rFonts w:ascii="Times New Roman" w:hAnsi="Times New Roman" w:cs="Times New Roman"/>
        </w:rPr>
      </w:pPr>
      <w:r w:rsidRPr="0044431D">
        <w:rPr>
          <w:rFonts w:ascii="Times New Roman" w:eastAsia="宋体" w:hAnsi="Times New Roman" w:cs="Times New Roman"/>
          <w:color w:val="333333"/>
        </w:rPr>
        <w:lastRenderedPageBreak/>
        <w:t>本网站展示的任何投资案例、案例研究、示例交易、项目进展参考、资产类型、</w:t>
      </w:r>
      <w:del w:id="17" w:author="Janine Zhan" w:date="2026-06-09T14:41:00Z" w16du:dateUtc="2026-06-09T06:41:00Z">
        <w:r w:rsidRPr="0044431D" w:rsidDel="009A3CF8">
          <w:rPr>
            <w:rFonts w:ascii="Times New Roman" w:eastAsia="宋体" w:hAnsi="Times New Roman" w:cs="Times New Roman" w:hint="eastAsia"/>
            <w:color w:val="333333"/>
          </w:rPr>
          <w:delText>抖据</w:delText>
        </w:r>
      </w:del>
      <w:ins w:id="18" w:author="Janine Zhan" w:date="2026-06-09T14:41:00Z" w16du:dateUtc="2026-06-09T06:41:00Z">
        <w:r w:rsidR="009A3CF8">
          <w:rPr>
            <w:rFonts w:ascii="Times New Roman" w:eastAsia="宋体" w:hAnsi="Times New Roman" w:cs="Times New Roman" w:hint="eastAsia"/>
            <w:color w:val="333333"/>
          </w:rPr>
          <w:t>抵押物</w:t>
        </w:r>
      </w:ins>
      <w:r w:rsidRPr="0044431D">
        <w:rPr>
          <w:rFonts w:ascii="Times New Roman" w:eastAsia="宋体" w:hAnsi="Times New Roman" w:cs="Times New Roman"/>
          <w:color w:val="333333"/>
        </w:rPr>
        <w:t>描述、法律架构或退出途径均属示意性质，可能并不代表</w:t>
      </w:r>
      <w:del w:id="19" w:author="Janine Zhan" w:date="2026-06-09T14:36:00Z" w16du:dateUtc="2026-06-09T06:36:00Z">
        <w:r w:rsidRPr="0044431D" w:rsidDel="009A3CF8">
          <w:rPr>
            <w:rFonts w:ascii="Times New Roman" w:eastAsia="宋体" w:hAnsi="Times New Roman" w:cs="Times New Roman"/>
            <w:color w:val="333333"/>
          </w:rPr>
          <w:delText>新岁资本</w:delText>
        </w:r>
      </w:del>
      <w:ins w:id="20" w:author="Janine Zhan" w:date="2026-06-09T14:36:00Z" w16du:dateUtc="2026-06-09T06:36:00Z">
        <w:r w:rsidR="009A3CF8">
          <w:rPr>
            <w:rFonts w:ascii="Times New Roman" w:eastAsia="宋体" w:hAnsi="Times New Roman" w:cs="Times New Roman"/>
            <w:color w:val="333333"/>
          </w:rPr>
          <w:t>新岸资本</w:t>
        </w:r>
      </w:ins>
      <w:r w:rsidRPr="0044431D">
        <w:rPr>
          <w:rFonts w:ascii="Times New Roman" w:eastAsia="宋体" w:hAnsi="Times New Roman" w:cs="Times New Roman"/>
          <w:color w:val="333333"/>
        </w:rPr>
        <w:t>已进行或将进行的所有投资。任何案例的列入不意味着类似交易将来仍可获得或将实现类似结果。</w:t>
      </w:r>
    </w:p>
    <w:p w14:paraId="2C5E407F" w14:textId="77777777" w:rsidR="00106C35" w:rsidRPr="0044431D" w:rsidRDefault="00000000">
      <w:pPr>
        <w:pStyle w:val="1"/>
        <w:rPr>
          <w:rFonts w:ascii="Times New Roman" w:hAnsi="Times New Roman" w:cs="Times New Roman"/>
          <w:sz w:val="22"/>
          <w:szCs w:val="22"/>
        </w:rPr>
      </w:pPr>
      <w:r w:rsidRPr="0044431D">
        <w:rPr>
          <w:rFonts w:ascii="Times New Roman" w:hAnsi="Times New Roman" w:cs="Times New Roman"/>
          <w:sz w:val="22"/>
          <w:szCs w:val="22"/>
        </w:rPr>
        <w:t>10. Third-party information</w:t>
      </w:r>
      <w:r w:rsidRPr="0044431D">
        <w:rPr>
          <w:rFonts w:ascii="Times New Roman" w:eastAsia="宋体" w:hAnsi="Times New Roman" w:cs="Times New Roman"/>
          <w:sz w:val="22"/>
          <w:szCs w:val="22"/>
        </w:rPr>
        <w:t xml:space="preserve">  10. </w:t>
      </w:r>
      <w:r w:rsidRPr="0044431D">
        <w:rPr>
          <w:rFonts w:ascii="Times New Roman" w:eastAsia="宋体" w:hAnsi="Times New Roman" w:cs="Times New Roman"/>
          <w:sz w:val="22"/>
          <w:szCs w:val="22"/>
        </w:rPr>
        <w:t>第三方信息</w:t>
      </w:r>
    </w:p>
    <w:p w14:paraId="36DD0A26" w14:textId="77777777" w:rsidR="00106C35" w:rsidRPr="0044431D" w:rsidRDefault="00000000">
      <w:pPr>
        <w:spacing w:before="60" w:after="20"/>
        <w:jc w:val="both"/>
        <w:rPr>
          <w:rFonts w:ascii="Times New Roman" w:hAnsi="Times New Roman" w:cs="Times New Roman"/>
        </w:rPr>
      </w:pPr>
      <w:r w:rsidRPr="0044431D">
        <w:rPr>
          <w:rFonts w:ascii="Times New Roman" w:hAnsi="Times New Roman" w:cs="Times New Roman"/>
        </w:rPr>
        <w:t xml:space="preserve">This website may refer to market data, statistics, benchmarks, legal developments or industry commentary from third-party sources. </w:t>
      </w:r>
      <w:proofErr w:type="spellStart"/>
      <w:r w:rsidRPr="0044431D">
        <w:rPr>
          <w:rFonts w:ascii="Times New Roman" w:hAnsi="Times New Roman" w:cs="Times New Roman"/>
        </w:rPr>
        <w:t>ShoreVest</w:t>
      </w:r>
      <w:proofErr w:type="spellEnd"/>
      <w:r w:rsidRPr="0044431D">
        <w:rPr>
          <w:rFonts w:ascii="Times New Roman" w:hAnsi="Times New Roman" w:cs="Times New Roman"/>
        </w:rPr>
        <w:t xml:space="preserve"> has not necessarily independently verified all such information and makes no representation as to its accuracy, completeness or suitability.</w:t>
      </w:r>
    </w:p>
    <w:p w14:paraId="58DB2E9E" w14:textId="3006E22F" w:rsidR="00106C35" w:rsidRPr="0044431D" w:rsidRDefault="00000000">
      <w:pPr>
        <w:spacing w:before="20" w:after="80"/>
        <w:jc w:val="both"/>
        <w:rPr>
          <w:rFonts w:ascii="Times New Roman" w:hAnsi="Times New Roman" w:cs="Times New Roman"/>
        </w:rPr>
      </w:pPr>
      <w:r w:rsidRPr="0044431D">
        <w:rPr>
          <w:rFonts w:ascii="Times New Roman" w:eastAsia="宋体" w:hAnsi="Times New Roman" w:cs="Times New Roman"/>
          <w:color w:val="333333"/>
        </w:rPr>
        <w:t>本网站可能引用来自第三方来源的市场数据、统计数据、基准指标、法律动态或行业评论。</w:t>
      </w:r>
      <w:del w:id="21" w:author="Janine Zhan" w:date="2026-06-09T14:36:00Z" w16du:dateUtc="2026-06-09T06:36:00Z">
        <w:r w:rsidRPr="0044431D" w:rsidDel="009A3CF8">
          <w:rPr>
            <w:rFonts w:ascii="Times New Roman" w:eastAsia="宋体" w:hAnsi="Times New Roman" w:cs="Times New Roman"/>
            <w:color w:val="333333"/>
          </w:rPr>
          <w:delText>新岁资本</w:delText>
        </w:r>
      </w:del>
      <w:ins w:id="22" w:author="Janine Zhan" w:date="2026-06-09T14:36:00Z" w16du:dateUtc="2026-06-09T06:36:00Z">
        <w:r w:rsidR="009A3CF8">
          <w:rPr>
            <w:rFonts w:ascii="Times New Roman" w:eastAsia="宋体" w:hAnsi="Times New Roman" w:cs="Times New Roman"/>
            <w:color w:val="333333"/>
          </w:rPr>
          <w:t>新岸资本</w:t>
        </w:r>
      </w:ins>
      <w:r w:rsidRPr="0044431D">
        <w:rPr>
          <w:rFonts w:ascii="Times New Roman" w:eastAsia="宋体" w:hAnsi="Times New Roman" w:cs="Times New Roman"/>
          <w:color w:val="333333"/>
        </w:rPr>
        <w:t>未必对所有此类信息进行独立核实，并就其准确性、完整性或适用性不作任何</w:t>
      </w:r>
      <w:del w:id="23" w:author="Janine Zhan" w:date="2026-06-09T14:42:00Z" w16du:dateUtc="2026-06-09T06:42:00Z">
        <w:r w:rsidRPr="0044431D" w:rsidDel="009A3CF8">
          <w:rPr>
            <w:rFonts w:ascii="Times New Roman" w:eastAsia="宋体" w:hAnsi="Times New Roman" w:cs="Times New Roman" w:hint="eastAsia"/>
            <w:color w:val="333333"/>
          </w:rPr>
          <w:delText>陌述</w:delText>
        </w:r>
      </w:del>
      <w:ins w:id="24" w:author="Janine Zhan" w:date="2026-06-09T14:42:00Z" w16du:dateUtc="2026-06-09T06:42:00Z">
        <w:r w:rsidR="009A3CF8">
          <w:rPr>
            <w:rFonts w:ascii="Times New Roman" w:eastAsia="宋体" w:hAnsi="Times New Roman" w:cs="Times New Roman" w:hint="eastAsia"/>
            <w:color w:val="333333"/>
          </w:rPr>
          <w:t>陈述</w:t>
        </w:r>
      </w:ins>
      <w:r w:rsidRPr="0044431D">
        <w:rPr>
          <w:rFonts w:ascii="Times New Roman" w:eastAsia="宋体" w:hAnsi="Times New Roman" w:cs="Times New Roman"/>
          <w:color w:val="333333"/>
        </w:rPr>
        <w:t>。</w:t>
      </w:r>
    </w:p>
    <w:p w14:paraId="6B9842EE" w14:textId="77777777" w:rsidR="00106C35" w:rsidRPr="0044431D" w:rsidRDefault="00000000">
      <w:pPr>
        <w:pStyle w:val="1"/>
        <w:rPr>
          <w:rFonts w:ascii="Times New Roman" w:hAnsi="Times New Roman" w:cs="Times New Roman"/>
          <w:sz w:val="22"/>
          <w:szCs w:val="22"/>
        </w:rPr>
      </w:pPr>
      <w:r w:rsidRPr="0044431D">
        <w:rPr>
          <w:rFonts w:ascii="Times New Roman" w:hAnsi="Times New Roman" w:cs="Times New Roman"/>
          <w:sz w:val="22"/>
          <w:szCs w:val="22"/>
        </w:rPr>
        <w:t>11. Confidentiality and restricted materials</w:t>
      </w:r>
      <w:r w:rsidRPr="0044431D">
        <w:rPr>
          <w:rFonts w:ascii="Times New Roman" w:eastAsia="宋体" w:hAnsi="Times New Roman" w:cs="Times New Roman"/>
          <w:sz w:val="22"/>
          <w:szCs w:val="22"/>
        </w:rPr>
        <w:t xml:space="preserve">  11. </w:t>
      </w:r>
      <w:r w:rsidRPr="0044431D">
        <w:rPr>
          <w:rFonts w:ascii="Times New Roman" w:eastAsia="宋体" w:hAnsi="Times New Roman" w:cs="Times New Roman"/>
          <w:sz w:val="22"/>
          <w:szCs w:val="22"/>
        </w:rPr>
        <w:t>保密与限制性材料</w:t>
      </w:r>
    </w:p>
    <w:p w14:paraId="4B4C9501" w14:textId="77777777" w:rsidR="00106C35" w:rsidRPr="0044431D" w:rsidRDefault="00000000">
      <w:pPr>
        <w:spacing w:before="60" w:after="20"/>
        <w:jc w:val="both"/>
        <w:rPr>
          <w:rFonts w:ascii="Times New Roman" w:hAnsi="Times New Roman" w:cs="Times New Roman"/>
        </w:rPr>
      </w:pPr>
      <w:r w:rsidRPr="0044431D">
        <w:rPr>
          <w:rFonts w:ascii="Times New Roman" w:hAnsi="Times New Roman" w:cs="Times New Roman"/>
        </w:rPr>
        <w:t xml:space="preserve">Certain materials may be confidential, proprietary and restricted. Access may be limited to approved persons subject to confidentiality undertakings, eligibility confirmation, investor verification and other conditions. No person may reproduce, distribute, publish, disclose, transmit or otherwise use restricted materials except as expressly permitted by </w:t>
      </w:r>
      <w:proofErr w:type="spellStart"/>
      <w:r w:rsidRPr="0044431D">
        <w:rPr>
          <w:rFonts w:ascii="Times New Roman" w:hAnsi="Times New Roman" w:cs="Times New Roman"/>
        </w:rPr>
        <w:t>ShoreVest</w:t>
      </w:r>
      <w:proofErr w:type="spellEnd"/>
      <w:r w:rsidRPr="0044431D">
        <w:rPr>
          <w:rFonts w:ascii="Times New Roman" w:hAnsi="Times New Roman" w:cs="Times New Roman"/>
        </w:rPr>
        <w:t xml:space="preserve"> in writing or as required by law.</w:t>
      </w:r>
    </w:p>
    <w:p w14:paraId="53FD1A9C" w14:textId="4120290C" w:rsidR="00106C35" w:rsidRPr="0044431D" w:rsidRDefault="00000000">
      <w:pPr>
        <w:spacing w:before="20" w:after="80"/>
        <w:jc w:val="both"/>
        <w:rPr>
          <w:rFonts w:ascii="Times New Roman" w:hAnsi="Times New Roman" w:cs="Times New Roman"/>
        </w:rPr>
      </w:pPr>
      <w:r w:rsidRPr="0044431D">
        <w:rPr>
          <w:rFonts w:ascii="Times New Roman" w:eastAsia="宋体" w:hAnsi="Times New Roman" w:cs="Times New Roman"/>
          <w:color w:val="333333"/>
        </w:rPr>
        <w:t>某些材料可能属于机密、专有及限制性资料。访问可能仅限于经批准的人士，并需履行保密承诺、资格确认及投资者验证等条件。除</w:t>
      </w:r>
      <w:del w:id="25" w:author="Janine Zhan" w:date="2026-06-09T14:36:00Z" w16du:dateUtc="2026-06-09T06:36:00Z">
        <w:r w:rsidRPr="0044431D" w:rsidDel="009A3CF8">
          <w:rPr>
            <w:rFonts w:ascii="Times New Roman" w:eastAsia="宋体" w:hAnsi="Times New Roman" w:cs="Times New Roman"/>
            <w:color w:val="333333"/>
          </w:rPr>
          <w:delText>新岁资本</w:delText>
        </w:r>
      </w:del>
      <w:ins w:id="26" w:author="Janine Zhan" w:date="2026-06-09T14:36:00Z" w16du:dateUtc="2026-06-09T06:36:00Z">
        <w:r w:rsidR="009A3CF8">
          <w:rPr>
            <w:rFonts w:ascii="Times New Roman" w:eastAsia="宋体" w:hAnsi="Times New Roman" w:cs="Times New Roman"/>
            <w:color w:val="333333"/>
          </w:rPr>
          <w:t>新岸资本</w:t>
        </w:r>
      </w:ins>
      <w:r w:rsidRPr="0044431D">
        <w:rPr>
          <w:rFonts w:ascii="Times New Roman" w:eastAsia="宋体" w:hAnsi="Times New Roman" w:cs="Times New Roman"/>
          <w:color w:val="333333"/>
        </w:rPr>
        <w:t>书面明确允许或法律有所要求外，任何人均不得复制、分发、公布、披露、传输或以其他方式使用限制性材料。</w:t>
      </w:r>
    </w:p>
    <w:p w14:paraId="2FF2A4F2" w14:textId="77777777" w:rsidR="00106C35" w:rsidRPr="0044431D" w:rsidRDefault="00000000">
      <w:pPr>
        <w:pStyle w:val="1"/>
        <w:rPr>
          <w:rFonts w:ascii="Times New Roman" w:hAnsi="Times New Roman" w:cs="Times New Roman"/>
          <w:sz w:val="22"/>
          <w:szCs w:val="22"/>
        </w:rPr>
      </w:pPr>
      <w:r w:rsidRPr="0044431D">
        <w:rPr>
          <w:rFonts w:ascii="Times New Roman" w:hAnsi="Times New Roman" w:cs="Times New Roman"/>
          <w:sz w:val="22"/>
          <w:szCs w:val="22"/>
        </w:rPr>
        <w:t>12. Jurisdictional restrictions</w:t>
      </w:r>
      <w:r w:rsidRPr="0044431D">
        <w:rPr>
          <w:rFonts w:ascii="Times New Roman" w:eastAsia="宋体" w:hAnsi="Times New Roman" w:cs="Times New Roman"/>
          <w:sz w:val="22"/>
          <w:szCs w:val="22"/>
        </w:rPr>
        <w:t xml:space="preserve">  12. </w:t>
      </w:r>
      <w:r w:rsidRPr="0044431D">
        <w:rPr>
          <w:rFonts w:ascii="Times New Roman" w:eastAsia="宋体" w:hAnsi="Times New Roman" w:cs="Times New Roman"/>
          <w:sz w:val="22"/>
          <w:szCs w:val="22"/>
        </w:rPr>
        <w:t>司法管辖区限制</w:t>
      </w:r>
    </w:p>
    <w:p w14:paraId="0AAE9C54" w14:textId="77777777" w:rsidR="00106C35" w:rsidRPr="0044431D" w:rsidRDefault="00000000">
      <w:pPr>
        <w:spacing w:before="60" w:after="20"/>
        <w:jc w:val="both"/>
        <w:rPr>
          <w:rFonts w:ascii="Times New Roman" w:hAnsi="Times New Roman" w:cs="Times New Roman"/>
        </w:rPr>
      </w:pPr>
      <w:r w:rsidRPr="0044431D">
        <w:rPr>
          <w:rFonts w:ascii="Times New Roman" w:hAnsi="Times New Roman" w:cs="Times New Roman"/>
        </w:rPr>
        <w:t>This website is not directed at persons in any jurisdiction where access, publication or use would be contrary to applicable law or require any registration or approval. Persons who access this website are responsible for compliance with all applicable local laws, rules and regulations.</w:t>
      </w:r>
    </w:p>
    <w:p w14:paraId="67AFEFC5" w14:textId="77777777" w:rsidR="00106C35" w:rsidRPr="0044431D" w:rsidRDefault="00000000">
      <w:pPr>
        <w:spacing w:before="20" w:after="80"/>
        <w:jc w:val="both"/>
        <w:rPr>
          <w:rFonts w:ascii="Times New Roman" w:hAnsi="Times New Roman" w:cs="Times New Roman"/>
        </w:rPr>
      </w:pPr>
      <w:r w:rsidRPr="0044431D">
        <w:rPr>
          <w:rFonts w:ascii="Times New Roman" w:eastAsia="宋体" w:hAnsi="Times New Roman" w:cs="Times New Roman"/>
          <w:color w:val="333333"/>
        </w:rPr>
        <w:t>本网站不面向在相关访问、公布或使用会违反适用法律或法规的司法管辖区内的任何人士。访问本网站的人士将自行承担履行所有适用当地法律、法规及规则的责任。</w:t>
      </w:r>
    </w:p>
    <w:p w14:paraId="638E4DAD" w14:textId="77777777" w:rsidR="00106C35" w:rsidRPr="0044431D" w:rsidRDefault="00000000">
      <w:pPr>
        <w:pStyle w:val="1"/>
        <w:rPr>
          <w:rFonts w:ascii="Times New Roman" w:hAnsi="Times New Roman" w:cs="Times New Roman"/>
          <w:sz w:val="22"/>
          <w:szCs w:val="22"/>
        </w:rPr>
      </w:pPr>
      <w:r w:rsidRPr="0044431D">
        <w:rPr>
          <w:rFonts w:ascii="Times New Roman" w:hAnsi="Times New Roman" w:cs="Times New Roman"/>
          <w:sz w:val="22"/>
          <w:szCs w:val="22"/>
        </w:rPr>
        <w:t>13. Investor eligibility</w:t>
      </w:r>
      <w:r w:rsidRPr="0044431D">
        <w:rPr>
          <w:rFonts w:ascii="Times New Roman" w:eastAsia="宋体" w:hAnsi="Times New Roman" w:cs="Times New Roman"/>
          <w:sz w:val="22"/>
          <w:szCs w:val="22"/>
        </w:rPr>
        <w:t xml:space="preserve">  13. </w:t>
      </w:r>
      <w:r w:rsidRPr="0044431D">
        <w:rPr>
          <w:rFonts w:ascii="Times New Roman" w:eastAsia="宋体" w:hAnsi="Times New Roman" w:cs="Times New Roman"/>
          <w:sz w:val="22"/>
          <w:szCs w:val="22"/>
        </w:rPr>
        <w:t>投资者资格</w:t>
      </w:r>
    </w:p>
    <w:p w14:paraId="6546E260" w14:textId="77777777" w:rsidR="00106C35" w:rsidRPr="0044431D" w:rsidRDefault="00000000">
      <w:pPr>
        <w:spacing w:before="60" w:after="20"/>
        <w:jc w:val="both"/>
        <w:rPr>
          <w:rFonts w:ascii="Times New Roman" w:hAnsi="Times New Roman" w:cs="Times New Roman"/>
        </w:rPr>
      </w:pPr>
      <w:r w:rsidRPr="0044431D">
        <w:rPr>
          <w:rFonts w:ascii="Times New Roman" w:hAnsi="Times New Roman" w:cs="Times New Roman"/>
        </w:rPr>
        <w:t xml:space="preserve">Access to certain materials may be restricted to persons satisfying applicable eligibility standards including professional investor, accredited investor, qualified purchaser, institutional investor or comparable classifications. </w:t>
      </w:r>
      <w:proofErr w:type="spellStart"/>
      <w:r w:rsidRPr="0044431D">
        <w:rPr>
          <w:rFonts w:ascii="Times New Roman" w:hAnsi="Times New Roman" w:cs="Times New Roman"/>
        </w:rPr>
        <w:t>ShoreVest</w:t>
      </w:r>
      <w:proofErr w:type="spellEnd"/>
      <w:r w:rsidRPr="0044431D">
        <w:rPr>
          <w:rFonts w:ascii="Times New Roman" w:hAnsi="Times New Roman" w:cs="Times New Roman"/>
        </w:rPr>
        <w:t xml:space="preserve"> may request evidence of eligibility and reserves the right to reject, withhold or withdraw access at any time. Any misrepresentation of eligibility status may constitute a breach of applicable law.</w:t>
      </w:r>
    </w:p>
    <w:p w14:paraId="6B6778BB" w14:textId="09D388E1" w:rsidR="00106C35" w:rsidRPr="0044431D" w:rsidRDefault="00000000">
      <w:pPr>
        <w:spacing w:before="20" w:after="80"/>
        <w:jc w:val="both"/>
        <w:rPr>
          <w:rFonts w:ascii="Times New Roman" w:hAnsi="Times New Roman" w:cs="Times New Roman"/>
        </w:rPr>
      </w:pPr>
      <w:r w:rsidRPr="0044431D">
        <w:rPr>
          <w:rFonts w:ascii="Times New Roman" w:eastAsia="宋体" w:hAnsi="Times New Roman" w:cs="Times New Roman"/>
          <w:color w:val="333333"/>
        </w:rPr>
        <w:t>对某些材料的访问可能仅限于符合适用资格标准（包括专业投资者、合格投资者、合格买家、机构投资者或同类分类）的人士。</w:t>
      </w:r>
      <w:del w:id="27" w:author="Janine Zhan" w:date="2026-06-09T14:36:00Z" w16du:dateUtc="2026-06-09T06:36:00Z">
        <w:r w:rsidRPr="0044431D" w:rsidDel="009A3CF8">
          <w:rPr>
            <w:rFonts w:ascii="Times New Roman" w:eastAsia="宋体" w:hAnsi="Times New Roman" w:cs="Times New Roman"/>
            <w:color w:val="333333"/>
          </w:rPr>
          <w:delText>新岁资本</w:delText>
        </w:r>
      </w:del>
      <w:ins w:id="28" w:author="Janine Zhan" w:date="2026-06-09T14:36:00Z" w16du:dateUtc="2026-06-09T06:36:00Z">
        <w:r w:rsidR="009A3CF8">
          <w:rPr>
            <w:rFonts w:ascii="Times New Roman" w:eastAsia="宋体" w:hAnsi="Times New Roman" w:cs="Times New Roman"/>
            <w:color w:val="333333"/>
          </w:rPr>
          <w:t>新岸资本</w:t>
        </w:r>
      </w:ins>
      <w:r w:rsidRPr="0044431D">
        <w:rPr>
          <w:rFonts w:ascii="Times New Roman" w:eastAsia="宋体" w:hAnsi="Times New Roman" w:cs="Times New Roman"/>
          <w:color w:val="333333"/>
        </w:rPr>
        <w:t>可要求提供资格证明，并保留随时拒绝、暂停或撤销访问权限的权利。虚报资格</w:t>
      </w:r>
      <w:proofErr w:type="gramStart"/>
      <w:r w:rsidRPr="0044431D">
        <w:rPr>
          <w:rFonts w:ascii="Times New Roman" w:eastAsia="宋体" w:hAnsi="Times New Roman" w:cs="Times New Roman"/>
          <w:color w:val="333333"/>
        </w:rPr>
        <w:t>状可能</w:t>
      </w:r>
      <w:proofErr w:type="gramEnd"/>
      <w:r w:rsidRPr="0044431D">
        <w:rPr>
          <w:rFonts w:ascii="Times New Roman" w:eastAsia="宋体" w:hAnsi="Times New Roman" w:cs="Times New Roman"/>
          <w:color w:val="333333"/>
        </w:rPr>
        <w:t>构成违反适用法律的行为。</w:t>
      </w:r>
    </w:p>
    <w:p w14:paraId="7B8F816F" w14:textId="77777777" w:rsidR="00106C35" w:rsidRPr="0044431D" w:rsidRDefault="00000000">
      <w:pPr>
        <w:pStyle w:val="1"/>
        <w:rPr>
          <w:rFonts w:ascii="Times New Roman" w:hAnsi="Times New Roman" w:cs="Times New Roman"/>
          <w:sz w:val="22"/>
          <w:szCs w:val="22"/>
        </w:rPr>
      </w:pPr>
      <w:r w:rsidRPr="0044431D">
        <w:rPr>
          <w:rFonts w:ascii="Times New Roman" w:hAnsi="Times New Roman" w:cs="Times New Roman"/>
          <w:sz w:val="22"/>
          <w:szCs w:val="22"/>
        </w:rPr>
        <w:t>14. United States notice</w:t>
      </w:r>
      <w:r w:rsidRPr="0044431D">
        <w:rPr>
          <w:rFonts w:ascii="Times New Roman" w:eastAsia="宋体" w:hAnsi="Times New Roman" w:cs="Times New Roman"/>
          <w:sz w:val="22"/>
          <w:szCs w:val="22"/>
        </w:rPr>
        <w:t xml:space="preserve">  14. </w:t>
      </w:r>
      <w:r w:rsidRPr="0044431D">
        <w:rPr>
          <w:rFonts w:ascii="Times New Roman" w:eastAsia="宋体" w:hAnsi="Times New Roman" w:cs="Times New Roman"/>
          <w:sz w:val="22"/>
          <w:szCs w:val="22"/>
        </w:rPr>
        <w:t>美国声明</w:t>
      </w:r>
    </w:p>
    <w:p w14:paraId="4B6587EB" w14:textId="77777777" w:rsidR="00106C35" w:rsidRPr="0044431D" w:rsidRDefault="00000000">
      <w:pPr>
        <w:spacing w:before="60" w:after="20"/>
        <w:jc w:val="both"/>
        <w:rPr>
          <w:rFonts w:ascii="Times New Roman" w:hAnsi="Times New Roman" w:cs="Times New Roman"/>
        </w:rPr>
      </w:pPr>
      <w:r w:rsidRPr="0044431D">
        <w:rPr>
          <w:rFonts w:ascii="Times New Roman" w:hAnsi="Times New Roman" w:cs="Times New Roman"/>
        </w:rPr>
        <w:t xml:space="preserve">Any interests in any </w:t>
      </w:r>
      <w:proofErr w:type="spellStart"/>
      <w:r w:rsidRPr="0044431D">
        <w:rPr>
          <w:rFonts w:ascii="Times New Roman" w:hAnsi="Times New Roman" w:cs="Times New Roman"/>
        </w:rPr>
        <w:t>ShoreVest</w:t>
      </w:r>
      <w:proofErr w:type="spellEnd"/>
      <w:r w:rsidRPr="0044431D">
        <w:rPr>
          <w:rFonts w:ascii="Times New Roman" w:hAnsi="Times New Roman" w:cs="Times New Roman"/>
        </w:rPr>
        <w:t xml:space="preserve"> fund referred to on this website have not been and are not expected to be registered under the United States Securities Act of 1933, as amended, or the securities laws of any U.S. state. Any such interests may be offered only in transactions exempt from registration. No U.S. federal or state securities commission has recommended, approved or passed upon the merits of any such interests or the accuracy of any related materials. Nothing on this website constitutes general solicitation or general advertising within the meaning of Rule 502(c) under Regulation D. Access by U.S. persons to restricted areas and offering materials is limited to those pre-qualified by </w:t>
      </w:r>
      <w:proofErr w:type="spellStart"/>
      <w:r w:rsidRPr="0044431D">
        <w:rPr>
          <w:rFonts w:ascii="Times New Roman" w:hAnsi="Times New Roman" w:cs="Times New Roman"/>
        </w:rPr>
        <w:t>ShoreVest</w:t>
      </w:r>
      <w:proofErr w:type="spellEnd"/>
      <w:r w:rsidRPr="0044431D">
        <w:rPr>
          <w:rFonts w:ascii="Times New Roman" w:hAnsi="Times New Roman" w:cs="Times New Roman"/>
        </w:rPr>
        <w:t>.</w:t>
      </w:r>
    </w:p>
    <w:p w14:paraId="111C214F" w14:textId="3A37AC4F" w:rsidR="00106C35" w:rsidRPr="0044431D" w:rsidRDefault="00000000">
      <w:pPr>
        <w:spacing w:before="20" w:after="80"/>
        <w:jc w:val="both"/>
        <w:rPr>
          <w:rFonts w:ascii="Times New Roman" w:hAnsi="Times New Roman" w:cs="Times New Roman"/>
        </w:rPr>
      </w:pPr>
      <w:r w:rsidRPr="0044431D">
        <w:rPr>
          <w:rFonts w:ascii="Times New Roman" w:eastAsia="宋体" w:hAnsi="Times New Roman" w:cs="Times New Roman"/>
          <w:color w:val="333333"/>
        </w:rPr>
        <w:lastRenderedPageBreak/>
        <w:t>本网站涉及的</w:t>
      </w:r>
      <w:del w:id="29" w:author="Janine Zhan" w:date="2026-06-09T14:36:00Z" w16du:dateUtc="2026-06-09T06:36:00Z">
        <w:r w:rsidRPr="0044431D" w:rsidDel="009A3CF8">
          <w:rPr>
            <w:rFonts w:ascii="Times New Roman" w:eastAsia="宋体" w:hAnsi="Times New Roman" w:cs="Times New Roman"/>
            <w:color w:val="333333"/>
          </w:rPr>
          <w:delText>新岁资本</w:delText>
        </w:r>
      </w:del>
      <w:ins w:id="30" w:author="Janine Zhan" w:date="2026-06-09T14:36:00Z" w16du:dateUtc="2026-06-09T06:36:00Z">
        <w:r w:rsidR="009A3CF8">
          <w:rPr>
            <w:rFonts w:ascii="Times New Roman" w:eastAsia="宋体" w:hAnsi="Times New Roman" w:cs="Times New Roman"/>
            <w:color w:val="333333"/>
          </w:rPr>
          <w:t>新岸资本</w:t>
        </w:r>
      </w:ins>
      <w:r w:rsidRPr="0044431D">
        <w:rPr>
          <w:rFonts w:ascii="Times New Roman" w:eastAsia="宋体" w:hAnsi="Times New Roman" w:cs="Times New Roman"/>
          <w:color w:val="333333"/>
        </w:rPr>
        <w:t>任何基金的主项担负均未也</w:t>
      </w:r>
      <w:proofErr w:type="gramStart"/>
      <w:r w:rsidRPr="0044431D">
        <w:rPr>
          <w:rFonts w:ascii="Times New Roman" w:eastAsia="宋体" w:hAnsi="Times New Roman" w:cs="Times New Roman"/>
          <w:color w:val="333333"/>
        </w:rPr>
        <w:t>不</w:t>
      </w:r>
      <w:proofErr w:type="gramEnd"/>
      <w:r w:rsidRPr="0044431D">
        <w:rPr>
          <w:rFonts w:ascii="Times New Roman" w:eastAsia="宋体" w:hAnsi="Times New Roman" w:cs="Times New Roman"/>
          <w:color w:val="333333"/>
        </w:rPr>
        <w:t>预期将根据美国、</w:t>
      </w:r>
      <w:r w:rsidRPr="0044431D">
        <w:rPr>
          <w:rFonts w:ascii="Times New Roman" w:eastAsia="宋体" w:hAnsi="Times New Roman" w:cs="Times New Roman"/>
          <w:color w:val="333333"/>
        </w:rPr>
        <w:t>1933</w:t>
      </w:r>
      <w:r w:rsidRPr="0044431D">
        <w:rPr>
          <w:rFonts w:ascii="Times New Roman" w:eastAsia="宋体" w:hAnsi="Times New Roman" w:cs="Times New Roman"/>
          <w:color w:val="333333"/>
        </w:rPr>
        <w:t>年《证券法》（经修订）或任何美国各州证券法律予以登记。此类主项担负仅可通过免除登记的交易进行发售。美国联邦或各州证券监管机构均未推荐或批准此类主项担负或就相关材料的准确性予以评定。本网站上的任何内容均不构成</w:t>
      </w:r>
      <w:r w:rsidRPr="0044431D">
        <w:rPr>
          <w:rFonts w:ascii="Times New Roman" w:eastAsia="宋体" w:hAnsi="Times New Roman" w:cs="Times New Roman"/>
          <w:color w:val="333333"/>
        </w:rPr>
        <w:t>D</w:t>
      </w:r>
      <w:r w:rsidRPr="0044431D">
        <w:rPr>
          <w:rFonts w:ascii="Times New Roman" w:eastAsia="宋体" w:hAnsi="Times New Roman" w:cs="Times New Roman"/>
          <w:color w:val="333333"/>
        </w:rPr>
        <w:t>规则第</w:t>
      </w:r>
      <w:r w:rsidRPr="0044431D">
        <w:rPr>
          <w:rFonts w:ascii="Times New Roman" w:eastAsia="宋体" w:hAnsi="Times New Roman" w:cs="Times New Roman"/>
          <w:color w:val="333333"/>
        </w:rPr>
        <w:t>502</w:t>
      </w:r>
      <w:r w:rsidRPr="0044431D">
        <w:rPr>
          <w:rFonts w:ascii="Times New Roman" w:eastAsia="宋体" w:hAnsi="Times New Roman" w:cs="Times New Roman"/>
          <w:color w:val="333333"/>
        </w:rPr>
        <w:t>条（</w:t>
      </w:r>
      <w:r w:rsidRPr="0044431D">
        <w:rPr>
          <w:rFonts w:ascii="Times New Roman" w:eastAsia="宋体" w:hAnsi="Times New Roman" w:cs="Times New Roman"/>
          <w:color w:val="333333"/>
        </w:rPr>
        <w:t>c</w:t>
      </w:r>
      <w:r w:rsidRPr="0044431D">
        <w:rPr>
          <w:rFonts w:ascii="Times New Roman" w:eastAsia="宋体" w:hAnsi="Times New Roman" w:cs="Times New Roman"/>
          <w:color w:val="333333"/>
        </w:rPr>
        <w:t>）项下所指的公开拉拟。美国人士对限制区域及发售材料的</w:t>
      </w:r>
      <w:proofErr w:type="gramStart"/>
      <w:r w:rsidRPr="0044431D">
        <w:rPr>
          <w:rFonts w:ascii="Times New Roman" w:eastAsia="宋体" w:hAnsi="Times New Roman" w:cs="Times New Roman"/>
          <w:color w:val="333333"/>
        </w:rPr>
        <w:t>访问仅</w:t>
      </w:r>
      <w:proofErr w:type="gramEnd"/>
      <w:r w:rsidRPr="0044431D">
        <w:rPr>
          <w:rFonts w:ascii="Times New Roman" w:eastAsia="宋体" w:hAnsi="Times New Roman" w:cs="Times New Roman"/>
          <w:color w:val="333333"/>
        </w:rPr>
        <w:t>限于经</w:t>
      </w:r>
      <w:del w:id="31" w:author="Janine Zhan" w:date="2026-06-09T14:36:00Z" w16du:dateUtc="2026-06-09T06:36:00Z">
        <w:r w:rsidRPr="0044431D" w:rsidDel="009A3CF8">
          <w:rPr>
            <w:rFonts w:ascii="Times New Roman" w:eastAsia="宋体" w:hAnsi="Times New Roman" w:cs="Times New Roman"/>
            <w:color w:val="333333"/>
          </w:rPr>
          <w:delText>新岁资本</w:delText>
        </w:r>
      </w:del>
      <w:ins w:id="32" w:author="Janine Zhan" w:date="2026-06-09T14:36:00Z" w16du:dateUtc="2026-06-09T06:36:00Z">
        <w:r w:rsidR="009A3CF8">
          <w:rPr>
            <w:rFonts w:ascii="Times New Roman" w:eastAsia="宋体" w:hAnsi="Times New Roman" w:cs="Times New Roman"/>
            <w:color w:val="333333"/>
          </w:rPr>
          <w:t>新岸资本</w:t>
        </w:r>
      </w:ins>
      <w:r w:rsidRPr="0044431D">
        <w:rPr>
          <w:rFonts w:ascii="Times New Roman" w:eastAsia="宋体" w:hAnsi="Times New Roman" w:cs="Times New Roman"/>
          <w:color w:val="333333"/>
        </w:rPr>
        <w:t>预先资格确认的人士。</w:t>
      </w:r>
    </w:p>
    <w:p w14:paraId="7F368C7E" w14:textId="77777777" w:rsidR="00106C35" w:rsidRPr="0044431D" w:rsidRDefault="00000000">
      <w:pPr>
        <w:pStyle w:val="1"/>
        <w:rPr>
          <w:rFonts w:ascii="Times New Roman" w:hAnsi="Times New Roman" w:cs="Times New Roman"/>
          <w:sz w:val="22"/>
          <w:szCs w:val="22"/>
        </w:rPr>
      </w:pPr>
      <w:r w:rsidRPr="0044431D">
        <w:rPr>
          <w:rFonts w:ascii="Times New Roman" w:hAnsi="Times New Roman" w:cs="Times New Roman"/>
          <w:sz w:val="22"/>
          <w:szCs w:val="22"/>
        </w:rPr>
        <w:t>15. PRC notice</w:t>
      </w:r>
      <w:r w:rsidRPr="0044431D">
        <w:rPr>
          <w:rFonts w:ascii="Times New Roman" w:eastAsia="宋体" w:hAnsi="Times New Roman" w:cs="Times New Roman"/>
          <w:sz w:val="22"/>
          <w:szCs w:val="22"/>
        </w:rPr>
        <w:t xml:space="preserve">  15. </w:t>
      </w:r>
      <w:r w:rsidRPr="0044431D">
        <w:rPr>
          <w:rFonts w:ascii="Times New Roman" w:eastAsia="宋体" w:hAnsi="Times New Roman" w:cs="Times New Roman"/>
          <w:sz w:val="22"/>
          <w:szCs w:val="22"/>
        </w:rPr>
        <w:t>中华人民共和国声明</w:t>
      </w:r>
    </w:p>
    <w:p w14:paraId="6AB8B1D6" w14:textId="77777777" w:rsidR="00106C35" w:rsidRPr="0044431D" w:rsidRDefault="00000000">
      <w:pPr>
        <w:spacing w:before="60" w:after="20"/>
        <w:jc w:val="both"/>
        <w:rPr>
          <w:rFonts w:ascii="Times New Roman" w:hAnsi="Times New Roman" w:cs="Times New Roman"/>
        </w:rPr>
      </w:pPr>
      <w:r w:rsidRPr="0044431D">
        <w:rPr>
          <w:rFonts w:ascii="Times New Roman" w:hAnsi="Times New Roman" w:cs="Times New Roman"/>
        </w:rPr>
        <w:t xml:space="preserve">No invitation to offer or sale of any </w:t>
      </w:r>
      <w:proofErr w:type="spellStart"/>
      <w:r w:rsidRPr="0044431D">
        <w:rPr>
          <w:rFonts w:ascii="Times New Roman" w:hAnsi="Times New Roman" w:cs="Times New Roman"/>
        </w:rPr>
        <w:t>ShoreVest</w:t>
      </w:r>
      <w:proofErr w:type="spellEnd"/>
      <w:r w:rsidRPr="0044431D">
        <w:rPr>
          <w:rFonts w:ascii="Times New Roman" w:hAnsi="Times New Roman" w:cs="Times New Roman"/>
        </w:rPr>
        <w:t xml:space="preserve"> fund interest may be made to the public in the PRC (excluding Hong Kong, Macau and Taiwan) or by means deemed a public offering under PRC law. Offering information has not been approved by the CSRC or other PRC authorities. PRC investors are responsible for any required approvals, filings and foreign exchange registrations. </w:t>
      </w:r>
      <w:proofErr w:type="spellStart"/>
      <w:r w:rsidRPr="0044431D">
        <w:rPr>
          <w:rFonts w:ascii="Times New Roman" w:hAnsi="Times New Roman" w:cs="Times New Roman"/>
        </w:rPr>
        <w:t>ShoreVest</w:t>
      </w:r>
      <w:proofErr w:type="spellEnd"/>
      <w:r w:rsidRPr="0044431D">
        <w:rPr>
          <w:rFonts w:ascii="Times New Roman" w:hAnsi="Times New Roman" w:cs="Times New Roman"/>
        </w:rPr>
        <w:t xml:space="preserve"> makes no representation that any investment or return will be free from PRC regulatory restriction, capital control or tax implication.</w:t>
      </w:r>
    </w:p>
    <w:p w14:paraId="4A8B4684" w14:textId="52350767" w:rsidR="00106C35" w:rsidRPr="0044431D" w:rsidRDefault="00000000">
      <w:pPr>
        <w:spacing w:before="20" w:after="80"/>
        <w:jc w:val="both"/>
        <w:rPr>
          <w:rFonts w:ascii="Times New Roman" w:hAnsi="Times New Roman" w:cs="Times New Roman"/>
        </w:rPr>
      </w:pPr>
      <w:r w:rsidRPr="0044431D">
        <w:rPr>
          <w:rFonts w:ascii="Times New Roman" w:eastAsia="宋体" w:hAnsi="Times New Roman" w:cs="Times New Roman"/>
          <w:color w:val="333333"/>
        </w:rPr>
        <w:t>不得就</w:t>
      </w:r>
      <w:del w:id="33" w:author="Janine Zhan" w:date="2026-06-09T14:36:00Z" w16du:dateUtc="2026-06-09T06:36:00Z">
        <w:r w:rsidRPr="0044431D" w:rsidDel="009A3CF8">
          <w:rPr>
            <w:rFonts w:ascii="Times New Roman" w:eastAsia="宋体" w:hAnsi="Times New Roman" w:cs="Times New Roman"/>
            <w:color w:val="333333"/>
          </w:rPr>
          <w:delText>新岁资本</w:delText>
        </w:r>
      </w:del>
      <w:ins w:id="34" w:author="Janine Zhan" w:date="2026-06-09T14:36:00Z" w16du:dateUtc="2026-06-09T06:36:00Z">
        <w:r w:rsidR="009A3CF8">
          <w:rPr>
            <w:rFonts w:ascii="Times New Roman" w:eastAsia="宋体" w:hAnsi="Times New Roman" w:cs="Times New Roman"/>
            <w:color w:val="333333"/>
          </w:rPr>
          <w:t>新岸资本</w:t>
        </w:r>
      </w:ins>
      <w:r w:rsidRPr="0044431D">
        <w:rPr>
          <w:rFonts w:ascii="Times New Roman" w:eastAsia="宋体" w:hAnsi="Times New Roman" w:cs="Times New Roman"/>
          <w:color w:val="333333"/>
        </w:rPr>
        <w:t>任何基金主项担负向中国大陆公众（不包括香港、澳门及台湾）发出要约邀请或进行销售。发售相关信息未经中国证监会或其他中国政府机构审批。中国境内投资者有责任自行获得当地要求的批准、备案及外汇登记。</w:t>
      </w:r>
      <w:del w:id="35" w:author="Janine Zhan" w:date="2026-06-09T14:36:00Z" w16du:dateUtc="2026-06-09T06:36:00Z">
        <w:r w:rsidRPr="0044431D" w:rsidDel="009A3CF8">
          <w:rPr>
            <w:rFonts w:ascii="Times New Roman" w:eastAsia="宋体" w:hAnsi="Times New Roman" w:cs="Times New Roman"/>
            <w:color w:val="333333"/>
          </w:rPr>
          <w:delText>新岁资本</w:delText>
        </w:r>
      </w:del>
      <w:ins w:id="36" w:author="Janine Zhan" w:date="2026-06-09T14:36:00Z" w16du:dateUtc="2026-06-09T06:36:00Z">
        <w:r w:rsidR="009A3CF8">
          <w:rPr>
            <w:rFonts w:ascii="Times New Roman" w:eastAsia="宋体" w:hAnsi="Times New Roman" w:cs="Times New Roman"/>
            <w:color w:val="333333"/>
          </w:rPr>
          <w:t>新岸资本</w:t>
        </w:r>
      </w:ins>
      <w:r w:rsidRPr="0044431D">
        <w:rPr>
          <w:rFonts w:ascii="Times New Roman" w:eastAsia="宋体" w:hAnsi="Times New Roman" w:cs="Times New Roman"/>
          <w:color w:val="333333"/>
        </w:rPr>
        <w:t>不就任何投资或回报所受中国监管限制、资本</w:t>
      </w:r>
      <w:del w:id="37" w:author="Janine Zhan" w:date="2026-06-09T14:45:00Z" w16du:dateUtc="2026-06-09T06:45:00Z">
        <w:r w:rsidRPr="0044431D" w:rsidDel="009A3CF8">
          <w:rPr>
            <w:rFonts w:ascii="Times New Roman" w:eastAsia="宋体" w:hAnsi="Times New Roman" w:cs="Times New Roman"/>
            <w:color w:val="333333"/>
          </w:rPr>
          <w:delText>清奇</w:delText>
        </w:r>
      </w:del>
      <w:r w:rsidRPr="0044431D">
        <w:rPr>
          <w:rFonts w:ascii="Times New Roman" w:eastAsia="宋体" w:hAnsi="Times New Roman" w:cs="Times New Roman"/>
          <w:color w:val="333333"/>
        </w:rPr>
        <w:t>管制或税务影响的情况</w:t>
      </w:r>
      <w:proofErr w:type="gramStart"/>
      <w:r w:rsidRPr="0044431D">
        <w:rPr>
          <w:rFonts w:ascii="Times New Roman" w:eastAsia="宋体" w:hAnsi="Times New Roman" w:cs="Times New Roman"/>
          <w:color w:val="333333"/>
        </w:rPr>
        <w:t>作出</w:t>
      </w:r>
      <w:proofErr w:type="gramEnd"/>
      <w:del w:id="38" w:author="Janine Zhan" w:date="2026-06-09T14:44:00Z" w16du:dateUtc="2026-06-09T06:44:00Z">
        <w:r w:rsidRPr="0044431D" w:rsidDel="009A3CF8">
          <w:rPr>
            <w:rFonts w:ascii="Times New Roman" w:eastAsia="宋体" w:hAnsi="Times New Roman" w:cs="Times New Roman"/>
            <w:color w:val="333333"/>
          </w:rPr>
          <w:delText>任何</w:delText>
        </w:r>
      </w:del>
      <w:del w:id="39" w:author="Janine Zhan" w:date="2026-06-09T14:43:00Z" w16du:dateUtc="2026-06-09T06:43:00Z">
        <w:r w:rsidRPr="0044431D" w:rsidDel="009A3CF8">
          <w:rPr>
            <w:rFonts w:ascii="Times New Roman" w:eastAsia="宋体" w:hAnsi="Times New Roman" w:cs="Times New Roman" w:hint="eastAsia"/>
            <w:color w:val="333333"/>
          </w:rPr>
          <w:delText>陌述</w:delText>
        </w:r>
      </w:del>
      <w:ins w:id="40" w:author="Janine Zhan" w:date="2026-06-09T14:43:00Z" w16du:dateUtc="2026-06-09T06:43:00Z">
        <w:r w:rsidR="009A3CF8">
          <w:rPr>
            <w:rFonts w:ascii="Times New Roman" w:eastAsia="宋体" w:hAnsi="Times New Roman" w:cs="Times New Roman" w:hint="eastAsia"/>
            <w:color w:val="333333"/>
          </w:rPr>
          <w:t>陈述</w:t>
        </w:r>
      </w:ins>
      <w:r w:rsidRPr="0044431D">
        <w:rPr>
          <w:rFonts w:ascii="Times New Roman" w:eastAsia="宋体" w:hAnsi="Times New Roman" w:cs="Times New Roman"/>
          <w:color w:val="333333"/>
        </w:rPr>
        <w:t>。</w:t>
      </w:r>
    </w:p>
    <w:p w14:paraId="5C1D25BF" w14:textId="77777777" w:rsidR="00106C35" w:rsidRPr="0044431D" w:rsidRDefault="00000000">
      <w:pPr>
        <w:pStyle w:val="1"/>
        <w:rPr>
          <w:rFonts w:ascii="Times New Roman" w:hAnsi="Times New Roman" w:cs="Times New Roman"/>
          <w:sz w:val="22"/>
          <w:szCs w:val="22"/>
        </w:rPr>
      </w:pPr>
      <w:r w:rsidRPr="0044431D">
        <w:rPr>
          <w:rFonts w:ascii="Times New Roman" w:hAnsi="Times New Roman" w:cs="Times New Roman"/>
          <w:sz w:val="22"/>
          <w:szCs w:val="22"/>
        </w:rPr>
        <w:t>16. Hong Kong notice</w:t>
      </w:r>
      <w:r w:rsidRPr="0044431D">
        <w:rPr>
          <w:rFonts w:ascii="Times New Roman" w:eastAsia="宋体" w:hAnsi="Times New Roman" w:cs="Times New Roman"/>
          <w:sz w:val="22"/>
          <w:szCs w:val="22"/>
        </w:rPr>
        <w:t xml:space="preserve">  16. </w:t>
      </w:r>
      <w:r w:rsidRPr="0044431D">
        <w:rPr>
          <w:rFonts w:ascii="Times New Roman" w:eastAsia="宋体" w:hAnsi="Times New Roman" w:cs="Times New Roman"/>
          <w:sz w:val="22"/>
          <w:szCs w:val="22"/>
        </w:rPr>
        <w:t>香港声明</w:t>
      </w:r>
    </w:p>
    <w:p w14:paraId="653DEA86" w14:textId="77777777" w:rsidR="00106C35" w:rsidRPr="0044431D" w:rsidRDefault="00000000">
      <w:pPr>
        <w:spacing w:before="60" w:after="20"/>
        <w:jc w:val="both"/>
        <w:rPr>
          <w:rFonts w:ascii="Times New Roman" w:hAnsi="Times New Roman" w:cs="Times New Roman"/>
        </w:rPr>
      </w:pPr>
      <w:r w:rsidRPr="0044431D">
        <w:rPr>
          <w:rFonts w:ascii="Times New Roman" w:hAnsi="Times New Roman" w:cs="Times New Roman"/>
        </w:rPr>
        <w:t xml:space="preserve">No </w:t>
      </w:r>
      <w:proofErr w:type="spellStart"/>
      <w:r w:rsidRPr="0044431D">
        <w:rPr>
          <w:rFonts w:ascii="Times New Roman" w:hAnsi="Times New Roman" w:cs="Times New Roman"/>
        </w:rPr>
        <w:t>ShoreVest</w:t>
      </w:r>
      <w:proofErr w:type="spellEnd"/>
      <w:r w:rsidRPr="0044431D">
        <w:rPr>
          <w:rFonts w:ascii="Times New Roman" w:hAnsi="Times New Roman" w:cs="Times New Roman"/>
        </w:rPr>
        <w:t xml:space="preserve"> fund has been authorised by the SFC of Hong Kong. Nothing on this website constitutes an offer to the Hong Kong public or an advertisement under the Companies (Winding Up and Miscellaneous Provisions) Ordinance (Cap. 32). </w:t>
      </w:r>
      <w:proofErr w:type="spellStart"/>
      <w:r w:rsidRPr="0044431D">
        <w:rPr>
          <w:rFonts w:ascii="Times New Roman" w:hAnsi="Times New Roman" w:cs="Times New Roman"/>
        </w:rPr>
        <w:t>ShoreVest</w:t>
      </w:r>
      <w:proofErr w:type="spellEnd"/>
      <w:r w:rsidRPr="0044431D">
        <w:rPr>
          <w:rFonts w:ascii="Times New Roman" w:hAnsi="Times New Roman" w:cs="Times New Roman"/>
        </w:rPr>
        <w:t xml:space="preserve"> interests may be offered in Hong Kong only in circumstances permitted by applicable law, including to professional investors within the meaning of the SFO (Cap. 571).</w:t>
      </w:r>
    </w:p>
    <w:p w14:paraId="135B043A" w14:textId="1090CB71" w:rsidR="00106C35" w:rsidRPr="0044431D" w:rsidRDefault="00000000">
      <w:pPr>
        <w:spacing w:before="20" w:after="80"/>
        <w:jc w:val="both"/>
        <w:rPr>
          <w:rFonts w:ascii="Times New Roman" w:hAnsi="Times New Roman" w:cs="Times New Roman"/>
        </w:rPr>
      </w:pPr>
      <w:del w:id="41" w:author="Janine Zhan" w:date="2026-06-09T14:36:00Z" w16du:dateUtc="2026-06-09T06:36:00Z">
        <w:r w:rsidRPr="0044431D" w:rsidDel="009A3CF8">
          <w:rPr>
            <w:rFonts w:ascii="Times New Roman" w:eastAsia="宋体" w:hAnsi="Times New Roman" w:cs="Times New Roman"/>
            <w:color w:val="333333"/>
          </w:rPr>
          <w:delText>新岁资本</w:delText>
        </w:r>
      </w:del>
      <w:ins w:id="42" w:author="Janine Zhan" w:date="2026-06-09T14:36:00Z" w16du:dateUtc="2026-06-09T06:36:00Z">
        <w:r w:rsidR="009A3CF8">
          <w:rPr>
            <w:rFonts w:ascii="Times New Roman" w:eastAsia="宋体" w:hAnsi="Times New Roman" w:cs="Times New Roman"/>
            <w:color w:val="333333"/>
          </w:rPr>
          <w:t>新岸资本</w:t>
        </w:r>
      </w:ins>
      <w:r w:rsidRPr="0044431D">
        <w:rPr>
          <w:rFonts w:ascii="Times New Roman" w:eastAsia="宋体" w:hAnsi="Times New Roman" w:cs="Times New Roman"/>
          <w:color w:val="333333"/>
        </w:rPr>
        <w:t>任何基金均未经香港证券及期货事务监察委员会授权。本网站上的任何内容均不构成向香港公众</w:t>
      </w:r>
      <w:proofErr w:type="gramStart"/>
      <w:r w:rsidRPr="0044431D">
        <w:rPr>
          <w:rFonts w:ascii="Times New Roman" w:eastAsia="宋体" w:hAnsi="Times New Roman" w:cs="Times New Roman"/>
          <w:color w:val="333333"/>
        </w:rPr>
        <w:t>作出</w:t>
      </w:r>
      <w:proofErr w:type="gramEnd"/>
      <w:r w:rsidRPr="0044431D">
        <w:rPr>
          <w:rFonts w:ascii="Times New Roman" w:eastAsia="宋体" w:hAnsi="Times New Roman" w:cs="Times New Roman"/>
          <w:color w:val="333333"/>
        </w:rPr>
        <w:t>的要约，也不构成《公司（清盘及杂项）条例》（第</w:t>
      </w:r>
      <w:r w:rsidRPr="0044431D">
        <w:rPr>
          <w:rFonts w:ascii="Times New Roman" w:eastAsia="宋体" w:hAnsi="Times New Roman" w:cs="Times New Roman"/>
          <w:color w:val="333333"/>
        </w:rPr>
        <w:t>32</w:t>
      </w:r>
      <w:r w:rsidRPr="0044431D">
        <w:rPr>
          <w:rFonts w:ascii="Times New Roman" w:eastAsia="宋体" w:hAnsi="Times New Roman" w:cs="Times New Roman"/>
          <w:color w:val="333333"/>
        </w:rPr>
        <w:t>章）所定义的广告。</w:t>
      </w:r>
      <w:del w:id="43" w:author="Janine Zhan" w:date="2026-06-09T14:36:00Z" w16du:dateUtc="2026-06-09T06:36:00Z">
        <w:r w:rsidRPr="0044431D" w:rsidDel="009A3CF8">
          <w:rPr>
            <w:rFonts w:ascii="Times New Roman" w:eastAsia="宋体" w:hAnsi="Times New Roman" w:cs="Times New Roman"/>
            <w:color w:val="333333"/>
          </w:rPr>
          <w:delText>新岁资本</w:delText>
        </w:r>
      </w:del>
      <w:ins w:id="44" w:author="Janine Zhan" w:date="2026-06-09T14:36:00Z" w16du:dateUtc="2026-06-09T06:36:00Z">
        <w:r w:rsidR="009A3CF8">
          <w:rPr>
            <w:rFonts w:ascii="Times New Roman" w:eastAsia="宋体" w:hAnsi="Times New Roman" w:cs="Times New Roman"/>
            <w:color w:val="333333"/>
          </w:rPr>
          <w:t>新岸资本</w:t>
        </w:r>
      </w:ins>
      <w:r w:rsidRPr="0044431D">
        <w:rPr>
          <w:rFonts w:ascii="Times New Roman" w:eastAsia="宋体" w:hAnsi="Times New Roman" w:cs="Times New Roman"/>
          <w:color w:val="333333"/>
        </w:rPr>
        <w:t>主项担负在香港的发售仅限于适用法律允许的情况，包括《证券及期货条例》（第</w:t>
      </w:r>
      <w:r w:rsidRPr="0044431D">
        <w:rPr>
          <w:rFonts w:ascii="Times New Roman" w:eastAsia="宋体" w:hAnsi="Times New Roman" w:cs="Times New Roman"/>
          <w:color w:val="333333"/>
        </w:rPr>
        <w:t>571</w:t>
      </w:r>
      <w:r w:rsidRPr="0044431D">
        <w:rPr>
          <w:rFonts w:ascii="Times New Roman" w:eastAsia="宋体" w:hAnsi="Times New Roman" w:cs="Times New Roman"/>
          <w:color w:val="333333"/>
        </w:rPr>
        <w:t>章）所定义的专业投资者。</w:t>
      </w:r>
    </w:p>
    <w:p w14:paraId="25BDEDFA" w14:textId="77777777" w:rsidR="00106C35" w:rsidRPr="0044431D" w:rsidRDefault="00000000">
      <w:pPr>
        <w:pStyle w:val="1"/>
        <w:rPr>
          <w:rFonts w:ascii="Times New Roman" w:hAnsi="Times New Roman" w:cs="Times New Roman"/>
          <w:sz w:val="22"/>
          <w:szCs w:val="22"/>
        </w:rPr>
      </w:pPr>
      <w:r w:rsidRPr="0044431D">
        <w:rPr>
          <w:rFonts w:ascii="Times New Roman" w:hAnsi="Times New Roman" w:cs="Times New Roman"/>
          <w:sz w:val="22"/>
          <w:szCs w:val="22"/>
        </w:rPr>
        <w:t>17. Singapore notice</w:t>
      </w:r>
      <w:r w:rsidRPr="0044431D">
        <w:rPr>
          <w:rFonts w:ascii="Times New Roman" w:eastAsia="宋体" w:hAnsi="Times New Roman" w:cs="Times New Roman"/>
          <w:sz w:val="22"/>
          <w:szCs w:val="22"/>
        </w:rPr>
        <w:t xml:space="preserve">  17. </w:t>
      </w:r>
      <w:r w:rsidRPr="0044431D">
        <w:rPr>
          <w:rFonts w:ascii="Times New Roman" w:eastAsia="宋体" w:hAnsi="Times New Roman" w:cs="Times New Roman"/>
          <w:sz w:val="22"/>
          <w:szCs w:val="22"/>
        </w:rPr>
        <w:t>新加坡声明</w:t>
      </w:r>
    </w:p>
    <w:p w14:paraId="025F5F8C" w14:textId="77777777" w:rsidR="00106C35" w:rsidRPr="0044431D" w:rsidRDefault="00000000">
      <w:pPr>
        <w:spacing w:before="60" w:after="20"/>
        <w:jc w:val="both"/>
        <w:rPr>
          <w:rFonts w:ascii="Times New Roman" w:hAnsi="Times New Roman" w:cs="Times New Roman"/>
        </w:rPr>
      </w:pPr>
      <w:r w:rsidRPr="0044431D">
        <w:rPr>
          <w:rFonts w:ascii="Times New Roman" w:hAnsi="Times New Roman" w:cs="Times New Roman"/>
        </w:rPr>
        <w:t xml:space="preserve">References to </w:t>
      </w:r>
      <w:proofErr w:type="spellStart"/>
      <w:r w:rsidRPr="0044431D">
        <w:rPr>
          <w:rFonts w:ascii="Times New Roman" w:hAnsi="Times New Roman" w:cs="Times New Roman"/>
        </w:rPr>
        <w:t>ShoreVest</w:t>
      </w:r>
      <w:proofErr w:type="spellEnd"/>
      <w:r w:rsidRPr="0044431D">
        <w:rPr>
          <w:rFonts w:ascii="Times New Roman" w:hAnsi="Times New Roman" w:cs="Times New Roman"/>
        </w:rPr>
        <w:t xml:space="preserve"> funds do not constitute a prospectus under the Securities and Futures Act 2001 of Singapore. Any offer in Singapore would be made only in reliance on applicable exemptions and only to institutional investors and accredited investors as defined under the Securities and Futures Act 2001. This website has not been reviewed by the Monetary Authority of Singapore.</w:t>
      </w:r>
    </w:p>
    <w:p w14:paraId="1FE13B87" w14:textId="050D37D4" w:rsidR="00106C35" w:rsidRPr="0044431D" w:rsidRDefault="00000000">
      <w:pPr>
        <w:spacing w:before="20" w:after="80"/>
        <w:jc w:val="both"/>
        <w:rPr>
          <w:rFonts w:ascii="Times New Roman" w:hAnsi="Times New Roman" w:cs="Times New Roman"/>
        </w:rPr>
      </w:pPr>
      <w:r w:rsidRPr="0044431D">
        <w:rPr>
          <w:rFonts w:ascii="Times New Roman" w:eastAsia="宋体" w:hAnsi="Times New Roman" w:cs="Times New Roman"/>
          <w:color w:val="333333"/>
        </w:rPr>
        <w:t>对</w:t>
      </w:r>
      <w:del w:id="45" w:author="Janine Zhan" w:date="2026-06-09T14:36:00Z" w16du:dateUtc="2026-06-09T06:36:00Z">
        <w:r w:rsidRPr="0044431D" w:rsidDel="009A3CF8">
          <w:rPr>
            <w:rFonts w:ascii="Times New Roman" w:eastAsia="宋体" w:hAnsi="Times New Roman" w:cs="Times New Roman"/>
            <w:color w:val="333333"/>
          </w:rPr>
          <w:delText>新岁资本</w:delText>
        </w:r>
      </w:del>
      <w:ins w:id="46" w:author="Janine Zhan" w:date="2026-06-09T14:36:00Z" w16du:dateUtc="2026-06-09T06:36:00Z">
        <w:r w:rsidR="009A3CF8">
          <w:rPr>
            <w:rFonts w:ascii="Times New Roman" w:eastAsia="宋体" w:hAnsi="Times New Roman" w:cs="Times New Roman"/>
            <w:color w:val="333333"/>
          </w:rPr>
          <w:t>新岸资本</w:t>
        </w:r>
      </w:ins>
      <w:r w:rsidRPr="0044431D">
        <w:rPr>
          <w:rFonts w:ascii="Times New Roman" w:eastAsia="宋体" w:hAnsi="Times New Roman" w:cs="Times New Roman"/>
          <w:color w:val="333333"/>
        </w:rPr>
        <w:t>基金的提及不构成新加坡、</w:t>
      </w:r>
      <w:r w:rsidRPr="0044431D">
        <w:rPr>
          <w:rFonts w:ascii="Times New Roman" w:eastAsia="宋体" w:hAnsi="Times New Roman" w:cs="Times New Roman"/>
          <w:color w:val="333333"/>
        </w:rPr>
        <w:t>2001</w:t>
      </w:r>
      <w:r w:rsidRPr="0044431D">
        <w:rPr>
          <w:rFonts w:ascii="Times New Roman" w:eastAsia="宋体" w:hAnsi="Times New Roman" w:cs="Times New Roman"/>
          <w:color w:val="333333"/>
        </w:rPr>
        <w:t>年《证券及期货法》意义下的招股说明书。在新加坡的任何要约将仅依据适用</w:t>
      </w:r>
      <w:del w:id="47" w:author="Janine Zhan" w:date="2026-06-09T14:47:00Z" w16du:dateUtc="2026-06-09T06:47:00Z">
        <w:r w:rsidRPr="0044431D" w:rsidDel="009501EC">
          <w:rPr>
            <w:rFonts w:ascii="Times New Roman" w:eastAsia="宋体" w:hAnsi="Times New Roman" w:cs="Times New Roman" w:hint="eastAsia"/>
            <w:color w:val="333333"/>
          </w:rPr>
          <w:delText>豪免</w:delText>
        </w:r>
      </w:del>
      <w:ins w:id="48" w:author="Janine Zhan" w:date="2026-06-09T14:47:00Z" w16du:dateUtc="2026-06-09T06:47:00Z">
        <w:r w:rsidR="009501EC">
          <w:rPr>
            <w:rFonts w:ascii="Times New Roman" w:eastAsia="宋体" w:hAnsi="Times New Roman" w:cs="Times New Roman" w:hint="eastAsia"/>
            <w:color w:val="333333"/>
          </w:rPr>
          <w:t>豁免</w:t>
        </w:r>
      </w:ins>
      <w:r w:rsidRPr="0044431D">
        <w:rPr>
          <w:rFonts w:ascii="Times New Roman" w:eastAsia="宋体" w:hAnsi="Times New Roman" w:cs="Times New Roman"/>
          <w:color w:val="333333"/>
        </w:rPr>
        <w:t>，且仅针对新加坡法律允许的机构投资者及认证投资者进行。本网站未经新加坡金融管理局审阅。</w:t>
      </w:r>
    </w:p>
    <w:p w14:paraId="1EB57055" w14:textId="77777777" w:rsidR="00106C35" w:rsidRPr="0044431D" w:rsidRDefault="00000000">
      <w:pPr>
        <w:pStyle w:val="1"/>
        <w:rPr>
          <w:rFonts w:ascii="Times New Roman" w:hAnsi="Times New Roman" w:cs="Times New Roman"/>
          <w:sz w:val="22"/>
          <w:szCs w:val="22"/>
        </w:rPr>
      </w:pPr>
      <w:r w:rsidRPr="0044431D">
        <w:rPr>
          <w:rFonts w:ascii="Times New Roman" w:hAnsi="Times New Roman" w:cs="Times New Roman"/>
          <w:sz w:val="22"/>
          <w:szCs w:val="22"/>
        </w:rPr>
        <w:t>18. Cayman Islands notice</w:t>
      </w:r>
      <w:r w:rsidRPr="0044431D">
        <w:rPr>
          <w:rFonts w:ascii="Times New Roman" w:eastAsia="宋体" w:hAnsi="Times New Roman" w:cs="Times New Roman"/>
          <w:sz w:val="22"/>
          <w:szCs w:val="22"/>
        </w:rPr>
        <w:t xml:space="preserve">  18. </w:t>
      </w:r>
      <w:r w:rsidRPr="0044431D">
        <w:rPr>
          <w:rFonts w:ascii="Times New Roman" w:eastAsia="宋体" w:hAnsi="Times New Roman" w:cs="Times New Roman"/>
          <w:sz w:val="22"/>
          <w:szCs w:val="22"/>
        </w:rPr>
        <w:t>开曼群岛声明</w:t>
      </w:r>
    </w:p>
    <w:p w14:paraId="31A31F88" w14:textId="77777777" w:rsidR="00106C35" w:rsidRPr="0044431D" w:rsidRDefault="00000000">
      <w:pPr>
        <w:spacing w:before="60" w:after="20"/>
        <w:jc w:val="both"/>
        <w:rPr>
          <w:rFonts w:ascii="Times New Roman" w:hAnsi="Times New Roman" w:cs="Times New Roman"/>
        </w:rPr>
      </w:pPr>
      <w:r w:rsidRPr="0044431D">
        <w:rPr>
          <w:rFonts w:ascii="Times New Roman" w:hAnsi="Times New Roman" w:cs="Times New Roman"/>
        </w:rPr>
        <w:t xml:space="preserve">No offer to subscribe for interests may be made to the public in the Cayman Islands. Any </w:t>
      </w:r>
      <w:proofErr w:type="spellStart"/>
      <w:r w:rsidRPr="0044431D">
        <w:rPr>
          <w:rFonts w:ascii="Times New Roman" w:hAnsi="Times New Roman" w:cs="Times New Roman"/>
        </w:rPr>
        <w:t>ShoreVest</w:t>
      </w:r>
      <w:proofErr w:type="spellEnd"/>
      <w:r w:rsidRPr="0044431D">
        <w:rPr>
          <w:rFonts w:ascii="Times New Roman" w:hAnsi="Times New Roman" w:cs="Times New Roman"/>
        </w:rPr>
        <w:t xml:space="preserve"> fund in the Cayman Islands may be registered as a private fund with CIMA under the Private Funds Act (as revised). Such registration does not constitute any guarantee by CIMA as to performance or creditworthiness, nor approval of the fund, its strategy or its materials.</w:t>
      </w:r>
    </w:p>
    <w:p w14:paraId="59FD7627" w14:textId="380383C4" w:rsidR="00106C35" w:rsidRPr="0044431D" w:rsidRDefault="00000000">
      <w:pPr>
        <w:spacing w:before="20" w:after="80"/>
        <w:jc w:val="both"/>
        <w:rPr>
          <w:rFonts w:ascii="Times New Roman" w:hAnsi="Times New Roman" w:cs="Times New Roman"/>
        </w:rPr>
      </w:pPr>
      <w:r w:rsidRPr="0044431D">
        <w:rPr>
          <w:rFonts w:ascii="Times New Roman" w:eastAsia="宋体" w:hAnsi="Times New Roman" w:cs="Times New Roman"/>
          <w:color w:val="333333"/>
        </w:rPr>
        <w:t>不得向开曼群岛公众发出认购主项担负的要约邀请。在开曼群岛的</w:t>
      </w:r>
      <w:del w:id="49" w:author="Janine Zhan" w:date="2026-06-09T14:36:00Z" w16du:dateUtc="2026-06-09T06:36:00Z">
        <w:r w:rsidRPr="0044431D" w:rsidDel="009A3CF8">
          <w:rPr>
            <w:rFonts w:ascii="Times New Roman" w:eastAsia="宋体" w:hAnsi="Times New Roman" w:cs="Times New Roman"/>
            <w:color w:val="333333"/>
          </w:rPr>
          <w:delText>新岁资本</w:delText>
        </w:r>
      </w:del>
      <w:ins w:id="50" w:author="Janine Zhan" w:date="2026-06-09T14:36:00Z" w16du:dateUtc="2026-06-09T06:36:00Z">
        <w:r w:rsidR="009A3CF8">
          <w:rPr>
            <w:rFonts w:ascii="Times New Roman" w:eastAsia="宋体" w:hAnsi="Times New Roman" w:cs="Times New Roman"/>
            <w:color w:val="333333"/>
          </w:rPr>
          <w:t>新岸资本</w:t>
        </w:r>
      </w:ins>
      <w:r w:rsidRPr="0044431D">
        <w:rPr>
          <w:rFonts w:ascii="Times New Roman" w:eastAsia="宋体" w:hAnsi="Times New Roman" w:cs="Times New Roman"/>
          <w:color w:val="333333"/>
        </w:rPr>
        <w:t>基金可根据《私人基金法》（经修订）向</w:t>
      </w:r>
      <w:r w:rsidRPr="0044431D">
        <w:rPr>
          <w:rFonts w:ascii="Times New Roman" w:eastAsia="宋体" w:hAnsi="Times New Roman" w:cs="Times New Roman"/>
          <w:color w:val="333333"/>
        </w:rPr>
        <w:t xml:space="preserve"> CIMA </w:t>
      </w:r>
      <w:r w:rsidRPr="0044431D">
        <w:rPr>
          <w:rFonts w:ascii="Times New Roman" w:eastAsia="宋体" w:hAnsi="Times New Roman" w:cs="Times New Roman"/>
          <w:color w:val="333333"/>
        </w:rPr>
        <w:t>登记为私人基金。此类登记不构成</w:t>
      </w:r>
      <w:r w:rsidRPr="0044431D">
        <w:rPr>
          <w:rFonts w:ascii="Times New Roman" w:eastAsia="宋体" w:hAnsi="Times New Roman" w:cs="Times New Roman"/>
          <w:color w:val="333333"/>
        </w:rPr>
        <w:t xml:space="preserve"> CIMA </w:t>
      </w:r>
      <w:r w:rsidRPr="0044431D">
        <w:rPr>
          <w:rFonts w:ascii="Times New Roman" w:eastAsia="宋体" w:hAnsi="Times New Roman" w:cs="Times New Roman"/>
          <w:color w:val="333333"/>
        </w:rPr>
        <w:t>就基金业绩或信用资质的任何保证，也不构成对该基金、其策略或其材料的批准。</w:t>
      </w:r>
    </w:p>
    <w:p w14:paraId="6BAA9686" w14:textId="77777777" w:rsidR="00106C35" w:rsidRPr="0044431D" w:rsidRDefault="00000000">
      <w:pPr>
        <w:pStyle w:val="1"/>
        <w:rPr>
          <w:rFonts w:ascii="Times New Roman" w:hAnsi="Times New Roman" w:cs="Times New Roman"/>
          <w:sz w:val="22"/>
          <w:szCs w:val="22"/>
        </w:rPr>
      </w:pPr>
      <w:r w:rsidRPr="0044431D">
        <w:rPr>
          <w:rFonts w:ascii="Times New Roman" w:hAnsi="Times New Roman" w:cs="Times New Roman"/>
          <w:sz w:val="22"/>
          <w:szCs w:val="22"/>
        </w:rPr>
        <w:lastRenderedPageBreak/>
        <w:t>19. Regulatory status</w:t>
      </w:r>
      <w:r w:rsidRPr="0044431D">
        <w:rPr>
          <w:rFonts w:ascii="Times New Roman" w:eastAsia="宋体" w:hAnsi="Times New Roman" w:cs="Times New Roman"/>
          <w:sz w:val="22"/>
          <w:szCs w:val="22"/>
        </w:rPr>
        <w:t xml:space="preserve">  19. </w:t>
      </w:r>
      <w:r w:rsidRPr="0044431D">
        <w:rPr>
          <w:rFonts w:ascii="Times New Roman" w:eastAsia="宋体" w:hAnsi="Times New Roman" w:cs="Times New Roman"/>
          <w:sz w:val="22"/>
          <w:szCs w:val="22"/>
        </w:rPr>
        <w:t>监管状态</w:t>
      </w:r>
    </w:p>
    <w:p w14:paraId="0A5D8327" w14:textId="77777777" w:rsidR="00106C35" w:rsidRPr="0044431D" w:rsidRDefault="00000000">
      <w:pPr>
        <w:spacing w:before="60" w:after="20"/>
        <w:jc w:val="both"/>
        <w:rPr>
          <w:rFonts w:ascii="Times New Roman" w:hAnsi="Times New Roman" w:cs="Times New Roman"/>
        </w:rPr>
      </w:pPr>
      <w:r w:rsidRPr="0044431D">
        <w:rPr>
          <w:rFonts w:ascii="Times New Roman" w:hAnsi="Times New Roman" w:cs="Times New Roman"/>
        </w:rPr>
        <w:t xml:space="preserve">References to registration, supervision, licensing, exemption or regulatory status must be read only in relation to the specific </w:t>
      </w:r>
      <w:proofErr w:type="spellStart"/>
      <w:r w:rsidRPr="0044431D">
        <w:rPr>
          <w:rFonts w:ascii="Times New Roman" w:hAnsi="Times New Roman" w:cs="Times New Roman"/>
        </w:rPr>
        <w:t>ShoreVest</w:t>
      </w:r>
      <w:proofErr w:type="spellEnd"/>
      <w:r w:rsidRPr="0044431D">
        <w:rPr>
          <w:rFonts w:ascii="Times New Roman" w:hAnsi="Times New Roman" w:cs="Times New Roman"/>
        </w:rPr>
        <w:t xml:space="preserve"> entity, activity and jurisdiction concerned. Based on current offering materials: </w:t>
      </w:r>
      <w:proofErr w:type="spellStart"/>
      <w:r w:rsidRPr="0044431D">
        <w:rPr>
          <w:rFonts w:ascii="Times New Roman" w:hAnsi="Times New Roman" w:cs="Times New Roman"/>
        </w:rPr>
        <w:t>ShoreVest</w:t>
      </w:r>
      <w:proofErr w:type="spellEnd"/>
      <w:r w:rsidRPr="0044431D">
        <w:rPr>
          <w:rFonts w:ascii="Times New Roman" w:hAnsi="Times New Roman" w:cs="Times New Roman"/>
        </w:rPr>
        <w:t xml:space="preserve"> Capital Partners, Ltd. is supervised by the BVI Financial Services Commission and registered with the U.S. SEC as an investment adviser; and </w:t>
      </w:r>
      <w:proofErr w:type="spellStart"/>
      <w:r w:rsidRPr="0044431D">
        <w:rPr>
          <w:rFonts w:ascii="Times New Roman" w:hAnsi="Times New Roman" w:cs="Times New Roman"/>
        </w:rPr>
        <w:t>ShoreVest</w:t>
      </w:r>
      <w:proofErr w:type="spellEnd"/>
      <w:r w:rsidRPr="0044431D">
        <w:rPr>
          <w:rFonts w:ascii="Times New Roman" w:hAnsi="Times New Roman" w:cs="Times New Roman"/>
        </w:rPr>
        <w:t xml:space="preserve"> Partners, Ltd., as manager to </w:t>
      </w:r>
      <w:proofErr w:type="spellStart"/>
      <w:r w:rsidRPr="0044431D">
        <w:rPr>
          <w:rFonts w:ascii="Times New Roman" w:hAnsi="Times New Roman" w:cs="Times New Roman"/>
        </w:rPr>
        <w:t>ShoreVest</w:t>
      </w:r>
      <w:proofErr w:type="spellEnd"/>
      <w:r w:rsidRPr="0044431D">
        <w:rPr>
          <w:rFonts w:ascii="Times New Roman" w:hAnsi="Times New Roman" w:cs="Times New Roman"/>
        </w:rPr>
        <w:t xml:space="preserve"> Credit Solutions III, L.P., is registered with the U.S. SEC as an investment adviser. Regulatory status may differ across entities, products and jurisdictions and is subject to change.</w:t>
      </w:r>
    </w:p>
    <w:p w14:paraId="407D1502" w14:textId="6D5A3B5B" w:rsidR="00106C35" w:rsidRPr="0044431D" w:rsidRDefault="00000000">
      <w:pPr>
        <w:spacing w:before="20" w:after="80"/>
        <w:jc w:val="both"/>
        <w:rPr>
          <w:rFonts w:ascii="Times New Roman" w:hAnsi="Times New Roman" w:cs="Times New Roman"/>
        </w:rPr>
      </w:pPr>
      <w:r w:rsidRPr="0044431D">
        <w:rPr>
          <w:rFonts w:ascii="Times New Roman" w:eastAsia="宋体" w:hAnsi="Times New Roman" w:cs="Times New Roman"/>
          <w:color w:val="333333"/>
        </w:rPr>
        <w:t>涉及注册、监管、许可、</w:t>
      </w:r>
      <w:del w:id="51" w:author="Janine Zhan" w:date="2026-06-09T14:48:00Z" w16du:dateUtc="2026-06-09T06:48:00Z">
        <w:r w:rsidRPr="0044431D" w:rsidDel="000A2D84">
          <w:rPr>
            <w:rFonts w:ascii="Times New Roman" w:eastAsia="宋体" w:hAnsi="Times New Roman" w:cs="Times New Roman" w:hint="eastAsia"/>
            <w:color w:val="333333"/>
          </w:rPr>
          <w:delText>豪免</w:delText>
        </w:r>
      </w:del>
      <w:ins w:id="52" w:author="Janine Zhan" w:date="2026-06-09T14:48:00Z" w16du:dateUtc="2026-06-09T06:48:00Z">
        <w:r w:rsidR="000A2D84">
          <w:rPr>
            <w:rFonts w:ascii="Times New Roman" w:eastAsia="宋体" w:hAnsi="Times New Roman" w:cs="Times New Roman" w:hint="eastAsia"/>
            <w:color w:val="333333"/>
          </w:rPr>
          <w:t>豁免</w:t>
        </w:r>
      </w:ins>
      <w:r w:rsidRPr="0044431D">
        <w:rPr>
          <w:rFonts w:ascii="Times New Roman" w:eastAsia="宋体" w:hAnsi="Times New Roman" w:cs="Times New Roman"/>
          <w:color w:val="333333"/>
        </w:rPr>
        <w:t>或监管状态的提及，必须仔细阅读，且</w:t>
      </w:r>
      <w:proofErr w:type="gramStart"/>
      <w:r w:rsidRPr="0044431D">
        <w:rPr>
          <w:rFonts w:ascii="Times New Roman" w:eastAsia="宋体" w:hAnsi="Times New Roman" w:cs="Times New Roman"/>
          <w:color w:val="333333"/>
        </w:rPr>
        <w:t>仅递对</w:t>
      </w:r>
      <w:proofErr w:type="gramEnd"/>
      <w:r w:rsidRPr="0044431D">
        <w:rPr>
          <w:rFonts w:ascii="Times New Roman" w:eastAsia="宋体" w:hAnsi="Times New Roman" w:cs="Times New Roman"/>
          <w:color w:val="333333"/>
        </w:rPr>
        <w:t>相关的特定</w:t>
      </w:r>
      <w:del w:id="53" w:author="Janine Zhan" w:date="2026-06-09T14:36:00Z" w16du:dateUtc="2026-06-09T06:36:00Z">
        <w:r w:rsidRPr="0044431D" w:rsidDel="009A3CF8">
          <w:rPr>
            <w:rFonts w:ascii="Times New Roman" w:eastAsia="宋体" w:hAnsi="Times New Roman" w:cs="Times New Roman"/>
            <w:color w:val="333333"/>
          </w:rPr>
          <w:delText>新岁资本</w:delText>
        </w:r>
      </w:del>
      <w:ins w:id="54" w:author="Janine Zhan" w:date="2026-06-09T14:36:00Z" w16du:dateUtc="2026-06-09T06:36:00Z">
        <w:r w:rsidR="009A3CF8">
          <w:rPr>
            <w:rFonts w:ascii="Times New Roman" w:eastAsia="宋体" w:hAnsi="Times New Roman" w:cs="Times New Roman"/>
            <w:color w:val="333333"/>
          </w:rPr>
          <w:t>新岸资本</w:t>
        </w:r>
      </w:ins>
      <w:r w:rsidRPr="0044431D">
        <w:rPr>
          <w:rFonts w:ascii="Times New Roman" w:eastAsia="宋体" w:hAnsi="Times New Roman" w:cs="Times New Roman"/>
          <w:color w:val="333333"/>
        </w:rPr>
        <w:t>实体、活动及司法管辖区。根据目前的发售材料：</w:t>
      </w:r>
      <w:del w:id="55" w:author="Janine Zhan" w:date="2026-06-09T14:36:00Z" w16du:dateUtc="2026-06-09T06:36:00Z">
        <w:r w:rsidRPr="0044431D" w:rsidDel="009A3CF8">
          <w:rPr>
            <w:rFonts w:ascii="Times New Roman" w:eastAsia="宋体" w:hAnsi="Times New Roman" w:cs="Times New Roman"/>
            <w:color w:val="333333"/>
          </w:rPr>
          <w:delText>新岁资本</w:delText>
        </w:r>
      </w:del>
      <w:ins w:id="56" w:author="Janine Zhan" w:date="2026-06-09T14:36:00Z" w16du:dateUtc="2026-06-09T06:36:00Z">
        <w:r w:rsidR="009A3CF8">
          <w:rPr>
            <w:rFonts w:ascii="Times New Roman" w:eastAsia="宋体" w:hAnsi="Times New Roman" w:cs="Times New Roman"/>
            <w:color w:val="333333"/>
          </w:rPr>
          <w:t>新岸资本</w:t>
        </w:r>
      </w:ins>
      <w:r w:rsidRPr="0044431D">
        <w:rPr>
          <w:rFonts w:ascii="Times New Roman" w:eastAsia="宋体" w:hAnsi="Times New Roman" w:cs="Times New Roman"/>
          <w:color w:val="333333"/>
        </w:rPr>
        <w:t>投资合伙有限公司受英属维尔京金融服务委员会监管，并已在美国证券交易委员会登记为投资顾问；</w:t>
      </w:r>
      <w:del w:id="57" w:author="Janine Zhan" w:date="2026-06-09T14:36:00Z" w16du:dateUtc="2026-06-09T06:36:00Z">
        <w:r w:rsidRPr="0044431D" w:rsidDel="009A3CF8">
          <w:rPr>
            <w:rFonts w:ascii="Times New Roman" w:eastAsia="宋体" w:hAnsi="Times New Roman" w:cs="Times New Roman"/>
            <w:color w:val="333333"/>
          </w:rPr>
          <w:delText>新岁资本</w:delText>
        </w:r>
      </w:del>
      <w:del w:id="58" w:author="Janine Zhan" w:date="2026-06-09T14:37:00Z" w16du:dateUtc="2026-06-09T06:37:00Z">
        <w:r w:rsidRPr="0044431D" w:rsidDel="009A3CF8">
          <w:rPr>
            <w:rFonts w:ascii="Times New Roman" w:eastAsia="宋体" w:hAnsi="Times New Roman" w:cs="Times New Roman"/>
            <w:color w:val="333333"/>
          </w:rPr>
          <w:delText>伙伴有限公司</w:delText>
        </w:r>
      </w:del>
      <w:ins w:id="59" w:author="Janine Zhan" w:date="2026-06-09T14:37:00Z" w16du:dateUtc="2026-06-09T06:37:00Z">
        <w:r w:rsidR="009A3CF8">
          <w:rPr>
            <w:rFonts w:ascii="Times New Roman" w:eastAsia="宋体" w:hAnsi="Times New Roman" w:cs="Times New Roman"/>
            <w:color w:val="333333"/>
          </w:rPr>
          <w:t>新岸资本</w:t>
        </w:r>
      </w:ins>
      <w:r w:rsidRPr="0044431D">
        <w:rPr>
          <w:rFonts w:ascii="Times New Roman" w:eastAsia="宋体" w:hAnsi="Times New Roman" w:cs="Times New Roman"/>
          <w:color w:val="333333"/>
        </w:rPr>
        <w:t>作为</w:t>
      </w:r>
      <w:del w:id="60" w:author="Janine Zhan" w:date="2026-06-09T14:36:00Z" w16du:dateUtc="2026-06-09T06:36:00Z">
        <w:r w:rsidRPr="0044431D" w:rsidDel="009A3CF8">
          <w:rPr>
            <w:rFonts w:ascii="Times New Roman" w:eastAsia="宋体" w:hAnsi="Times New Roman" w:cs="Times New Roman"/>
            <w:color w:val="333333"/>
          </w:rPr>
          <w:delText>新岁资本</w:delText>
        </w:r>
      </w:del>
      <w:ins w:id="61" w:author="Janine Zhan" w:date="2026-06-09T14:36:00Z" w16du:dateUtc="2026-06-09T06:36:00Z">
        <w:r w:rsidR="009A3CF8">
          <w:rPr>
            <w:rFonts w:ascii="Times New Roman" w:eastAsia="宋体" w:hAnsi="Times New Roman" w:cs="Times New Roman"/>
            <w:color w:val="333333"/>
          </w:rPr>
          <w:t>新岸资本</w:t>
        </w:r>
      </w:ins>
      <w:r w:rsidRPr="0044431D">
        <w:rPr>
          <w:rFonts w:ascii="Times New Roman" w:eastAsia="宋体" w:hAnsi="Times New Roman" w:cs="Times New Roman"/>
          <w:color w:val="333333"/>
        </w:rPr>
        <w:t>信贷解决方案</w:t>
      </w:r>
      <w:r w:rsidRPr="0044431D">
        <w:rPr>
          <w:rFonts w:ascii="Times New Roman" w:eastAsia="宋体" w:hAnsi="Times New Roman" w:cs="Times New Roman"/>
          <w:color w:val="333333"/>
        </w:rPr>
        <w:t>III</w:t>
      </w:r>
      <w:r w:rsidRPr="0044431D">
        <w:rPr>
          <w:rFonts w:ascii="Times New Roman" w:eastAsia="宋体" w:hAnsi="Times New Roman" w:cs="Times New Roman"/>
          <w:color w:val="333333"/>
        </w:rPr>
        <w:t>的管理人，已在美国证券交易委员会登记为投资顾问。监管状态因实体、产品及司法管辖区不同而有所差异，且可能发生变化。</w:t>
      </w:r>
    </w:p>
    <w:p w14:paraId="199BBD27" w14:textId="77777777" w:rsidR="00106C35" w:rsidRPr="0044431D" w:rsidRDefault="00000000">
      <w:pPr>
        <w:pStyle w:val="1"/>
        <w:rPr>
          <w:rFonts w:ascii="Times New Roman" w:hAnsi="Times New Roman" w:cs="Times New Roman"/>
          <w:sz w:val="22"/>
          <w:szCs w:val="22"/>
        </w:rPr>
      </w:pPr>
      <w:r w:rsidRPr="0044431D">
        <w:rPr>
          <w:rFonts w:ascii="Times New Roman" w:hAnsi="Times New Roman" w:cs="Times New Roman"/>
          <w:sz w:val="22"/>
          <w:szCs w:val="22"/>
        </w:rPr>
        <w:t>20. No regulatory approval</w:t>
      </w:r>
      <w:r w:rsidRPr="0044431D">
        <w:rPr>
          <w:rFonts w:ascii="Times New Roman" w:eastAsia="宋体" w:hAnsi="Times New Roman" w:cs="Times New Roman"/>
          <w:sz w:val="22"/>
          <w:szCs w:val="22"/>
        </w:rPr>
        <w:t xml:space="preserve">  20. </w:t>
      </w:r>
      <w:r w:rsidRPr="0044431D">
        <w:rPr>
          <w:rFonts w:ascii="Times New Roman" w:eastAsia="宋体" w:hAnsi="Times New Roman" w:cs="Times New Roman"/>
          <w:sz w:val="22"/>
          <w:szCs w:val="22"/>
        </w:rPr>
        <w:t>无监管批准</w:t>
      </w:r>
    </w:p>
    <w:p w14:paraId="06B44954" w14:textId="77777777" w:rsidR="00106C35" w:rsidRPr="0044431D" w:rsidRDefault="00000000">
      <w:pPr>
        <w:spacing w:before="60" w:after="20"/>
        <w:jc w:val="both"/>
        <w:rPr>
          <w:rFonts w:ascii="Times New Roman" w:hAnsi="Times New Roman" w:cs="Times New Roman"/>
        </w:rPr>
      </w:pPr>
      <w:r w:rsidRPr="0044431D">
        <w:rPr>
          <w:rFonts w:ascii="Times New Roman" w:hAnsi="Times New Roman" w:cs="Times New Roman"/>
        </w:rPr>
        <w:t xml:space="preserve">No securities regulator, governmental authority or supervisory body has passed upon or endorsed the merits of any </w:t>
      </w:r>
      <w:proofErr w:type="spellStart"/>
      <w:r w:rsidRPr="0044431D">
        <w:rPr>
          <w:rFonts w:ascii="Times New Roman" w:hAnsi="Times New Roman" w:cs="Times New Roman"/>
        </w:rPr>
        <w:t>ShoreVest</w:t>
      </w:r>
      <w:proofErr w:type="spellEnd"/>
      <w:r w:rsidRPr="0044431D">
        <w:rPr>
          <w:rFonts w:ascii="Times New Roman" w:hAnsi="Times New Roman" w:cs="Times New Roman"/>
        </w:rPr>
        <w:t xml:space="preserve"> fund, any investment described on this website, or the adequacy of the information herein. References to registration or compliance status should not be construed as an endorsement or approval by any regulatory body.</w:t>
      </w:r>
    </w:p>
    <w:p w14:paraId="4D6DCBEB" w14:textId="3A6F6FC2" w:rsidR="00106C35" w:rsidRPr="0044431D" w:rsidRDefault="00000000">
      <w:pPr>
        <w:spacing w:before="20" w:after="80"/>
        <w:jc w:val="both"/>
        <w:rPr>
          <w:rFonts w:ascii="Times New Roman" w:hAnsi="Times New Roman" w:cs="Times New Roman"/>
        </w:rPr>
      </w:pPr>
      <w:r w:rsidRPr="0044431D">
        <w:rPr>
          <w:rFonts w:ascii="Times New Roman" w:eastAsia="宋体" w:hAnsi="Times New Roman" w:cs="Times New Roman"/>
          <w:color w:val="333333"/>
        </w:rPr>
        <w:t>无任何证券监管机构、政府机关或监管</w:t>
      </w:r>
      <w:del w:id="62" w:author="Janine Zhan" w:date="2026-06-09T14:50:00Z" w16du:dateUtc="2026-06-09T06:50:00Z">
        <w:r w:rsidRPr="0044431D" w:rsidDel="000A2D84">
          <w:rPr>
            <w:rFonts w:ascii="Times New Roman" w:eastAsia="宋体" w:hAnsi="Times New Roman" w:cs="Times New Roman" w:hint="eastAsia"/>
            <w:color w:val="333333"/>
          </w:rPr>
          <w:delText>指急</w:delText>
        </w:r>
      </w:del>
      <w:ins w:id="63" w:author="Janine Zhan" w:date="2026-06-09T14:50:00Z" w16du:dateUtc="2026-06-09T06:50:00Z">
        <w:r w:rsidR="000A2D84">
          <w:rPr>
            <w:rFonts w:ascii="Times New Roman" w:eastAsia="宋体" w:hAnsi="Times New Roman" w:cs="Times New Roman" w:hint="eastAsia"/>
            <w:color w:val="333333"/>
          </w:rPr>
          <w:t>机构</w:t>
        </w:r>
      </w:ins>
      <w:r w:rsidRPr="0044431D">
        <w:rPr>
          <w:rFonts w:ascii="Times New Roman" w:eastAsia="宋体" w:hAnsi="Times New Roman" w:cs="Times New Roman"/>
          <w:color w:val="333333"/>
        </w:rPr>
        <w:t>就</w:t>
      </w:r>
      <w:del w:id="64" w:author="Janine Zhan" w:date="2026-06-09T14:36:00Z" w16du:dateUtc="2026-06-09T06:36:00Z">
        <w:r w:rsidRPr="0044431D" w:rsidDel="009A3CF8">
          <w:rPr>
            <w:rFonts w:ascii="Times New Roman" w:eastAsia="宋体" w:hAnsi="Times New Roman" w:cs="Times New Roman"/>
            <w:color w:val="333333"/>
          </w:rPr>
          <w:delText>新岁资本</w:delText>
        </w:r>
      </w:del>
      <w:ins w:id="65" w:author="Janine Zhan" w:date="2026-06-09T14:36:00Z" w16du:dateUtc="2026-06-09T06:36:00Z">
        <w:r w:rsidR="009A3CF8">
          <w:rPr>
            <w:rFonts w:ascii="Times New Roman" w:eastAsia="宋体" w:hAnsi="Times New Roman" w:cs="Times New Roman"/>
            <w:color w:val="333333"/>
          </w:rPr>
          <w:t>新岸资本</w:t>
        </w:r>
      </w:ins>
      <w:r w:rsidRPr="0044431D">
        <w:rPr>
          <w:rFonts w:ascii="Times New Roman" w:eastAsia="宋体" w:hAnsi="Times New Roman" w:cs="Times New Roman"/>
          <w:color w:val="333333"/>
        </w:rPr>
        <w:t>任何基金、本网站描述的任何投资或本网站信息的充分性予以评定或认可。任何涉及注册或合</w:t>
      </w:r>
      <w:proofErr w:type="gramStart"/>
      <w:r w:rsidRPr="0044431D">
        <w:rPr>
          <w:rFonts w:ascii="Times New Roman" w:eastAsia="宋体" w:hAnsi="Times New Roman" w:cs="Times New Roman"/>
          <w:color w:val="333333"/>
        </w:rPr>
        <w:t>规</w:t>
      </w:r>
      <w:proofErr w:type="gramEnd"/>
      <w:r w:rsidRPr="0044431D">
        <w:rPr>
          <w:rFonts w:ascii="Times New Roman" w:eastAsia="宋体" w:hAnsi="Times New Roman" w:cs="Times New Roman"/>
          <w:color w:val="333333"/>
        </w:rPr>
        <w:t>状态的提及均不得被解释为监管机构的认可或批准。</w:t>
      </w:r>
    </w:p>
    <w:p w14:paraId="0834DD40" w14:textId="77777777" w:rsidR="00106C35" w:rsidRPr="0044431D" w:rsidRDefault="00000000">
      <w:pPr>
        <w:pStyle w:val="1"/>
        <w:rPr>
          <w:rFonts w:ascii="Times New Roman" w:hAnsi="Times New Roman" w:cs="Times New Roman"/>
          <w:sz w:val="22"/>
          <w:szCs w:val="22"/>
        </w:rPr>
      </w:pPr>
      <w:r w:rsidRPr="0044431D">
        <w:rPr>
          <w:rFonts w:ascii="Times New Roman" w:hAnsi="Times New Roman" w:cs="Times New Roman"/>
          <w:sz w:val="22"/>
          <w:szCs w:val="22"/>
        </w:rPr>
        <w:t>21. Risk factors</w:t>
      </w:r>
      <w:r w:rsidRPr="0044431D">
        <w:rPr>
          <w:rFonts w:ascii="Times New Roman" w:eastAsia="宋体" w:hAnsi="Times New Roman" w:cs="Times New Roman"/>
          <w:sz w:val="22"/>
          <w:szCs w:val="22"/>
        </w:rPr>
        <w:t xml:space="preserve">  21. </w:t>
      </w:r>
      <w:r w:rsidRPr="0044431D">
        <w:rPr>
          <w:rFonts w:ascii="Times New Roman" w:eastAsia="宋体" w:hAnsi="Times New Roman" w:cs="Times New Roman"/>
          <w:sz w:val="22"/>
          <w:szCs w:val="22"/>
        </w:rPr>
        <w:t>风险因素</w:t>
      </w:r>
    </w:p>
    <w:p w14:paraId="6F18A2C9" w14:textId="77777777" w:rsidR="00106C35" w:rsidRPr="0044431D" w:rsidRDefault="00000000">
      <w:pPr>
        <w:spacing w:before="60" w:after="20"/>
        <w:jc w:val="both"/>
        <w:rPr>
          <w:rFonts w:ascii="Times New Roman" w:hAnsi="Times New Roman" w:cs="Times New Roman"/>
        </w:rPr>
      </w:pPr>
      <w:r w:rsidRPr="0044431D">
        <w:rPr>
          <w:rFonts w:ascii="Times New Roman" w:hAnsi="Times New Roman" w:cs="Times New Roman"/>
        </w:rPr>
        <w:t>An investment in private credit, distressed debt, special situations, debt resolutions, asset restructurings, non-performing loans or related strategies involves substantial risk and is suitable only for sophisticated investors capable of evaluating and bearing such risk. Risks may include, among others:</w:t>
      </w:r>
    </w:p>
    <w:p w14:paraId="1F29DE40" w14:textId="77777777" w:rsidR="00106C35" w:rsidRPr="0044431D" w:rsidRDefault="00000000">
      <w:pPr>
        <w:spacing w:before="20" w:after="80"/>
        <w:jc w:val="both"/>
        <w:rPr>
          <w:rFonts w:ascii="Times New Roman" w:hAnsi="Times New Roman" w:cs="Times New Roman"/>
        </w:rPr>
      </w:pPr>
      <w:r w:rsidRPr="0044431D">
        <w:rPr>
          <w:rFonts w:ascii="Times New Roman" w:eastAsia="宋体" w:hAnsi="Times New Roman" w:cs="Times New Roman"/>
          <w:color w:val="333333"/>
        </w:rPr>
        <w:t>对私募信贷、不良资产、特殊机遇、债务处置、资产重组、不良贷款或相关策略的投资存在重大风险，仅适合具备评估和承担此类风险能力的老练投资者。风险可能包括但不限于：</w:t>
      </w:r>
    </w:p>
    <w:p w14:paraId="24400003" w14:textId="77777777" w:rsidR="00106C35" w:rsidRPr="0044431D" w:rsidRDefault="00000000">
      <w:pPr>
        <w:pStyle w:val="a4"/>
        <w:numPr>
          <w:ilvl w:val="0"/>
          <w:numId w:val="2"/>
        </w:numPr>
        <w:spacing w:before="30" w:after="10"/>
        <w:rPr>
          <w:rFonts w:ascii="Times New Roman" w:hAnsi="Times New Roman" w:cs="Times New Roman"/>
        </w:rPr>
      </w:pPr>
      <w:r w:rsidRPr="0044431D">
        <w:rPr>
          <w:rFonts w:ascii="Times New Roman" w:hAnsi="Times New Roman" w:cs="Times New Roman"/>
        </w:rPr>
        <w:t>illiquidity and absence of a secondary market</w:t>
      </w:r>
    </w:p>
    <w:p w14:paraId="464D46DC" w14:textId="77777777" w:rsidR="00106C35" w:rsidRPr="0044431D" w:rsidRDefault="00000000">
      <w:pPr>
        <w:pStyle w:val="a4"/>
        <w:numPr>
          <w:ilvl w:val="0"/>
          <w:numId w:val="2"/>
        </w:numPr>
        <w:spacing w:before="10" w:after="30"/>
        <w:rPr>
          <w:rFonts w:ascii="Times New Roman" w:hAnsi="Times New Roman" w:cs="Times New Roman"/>
        </w:rPr>
      </w:pPr>
      <w:r w:rsidRPr="0044431D">
        <w:rPr>
          <w:rFonts w:ascii="Times New Roman" w:eastAsia="宋体" w:hAnsi="Times New Roman" w:cs="Times New Roman"/>
          <w:color w:val="333333"/>
        </w:rPr>
        <w:t>流动性不足及缺乏二级市场</w:t>
      </w:r>
    </w:p>
    <w:p w14:paraId="1DA4429C" w14:textId="77777777" w:rsidR="00106C35" w:rsidRPr="0044431D" w:rsidRDefault="00000000">
      <w:pPr>
        <w:pStyle w:val="a4"/>
        <w:numPr>
          <w:ilvl w:val="0"/>
          <w:numId w:val="2"/>
        </w:numPr>
        <w:spacing w:before="30" w:after="10"/>
        <w:rPr>
          <w:rFonts w:ascii="Times New Roman" w:hAnsi="Times New Roman" w:cs="Times New Roman"/>
        </w:rPr>
      </w:pPr>
      <w:r w:rsidRPr="0044431D">
        <w:rPr>
          <w:rFonts w:ascii="Times New Roman" w:hAnsi="Times New Roman" w:cs="Times New Roman"/>
        </w:rPr>
        <w:t>leverage at the fund or asset level</w:t>
      </w:r>
    </w:p>
    <w:p w14:paraId="419C2899" w14:textId="77777777" w:rsidR="00106C35" w:rsidRPr="0044431D" w:rsidRDefault="00000000">
      <w:pPr>
        <w:pStyle w:val="a4"/>
        <w:numPr>
          <w:ilvl w:val="0"/>
          <w:numId w:val="2"/>
        </w:numPr>
        <w:spacing w:before="10" w:after="30"/>
        <w:rPr>
          <w:rFonts w:ascii="Times New Roman" w:hAnsi="Times New Roman" w:cs="Times New Roman"/>
        </w:rPr>
      </w:pPr>
      <w:r w:rsidRPr="0044431D">
        <w:rPr>
          <w:rFonts w:ascii="Times New Roman" w:eastAsia="宋体" w:hAnsi="Times New Roman" w:cs="Times New Roman"/>
          <w:color w:val="333333"/>
        </w:rPr>
        <w:t>基金或资产层面的杠杆作用</w:t>
      </w:r>
    </w:p>
    <w:p w14:paraId="1ECE4BD4" w14:textId="77777777" w:rsidR="00106C35" w:rsidRPr="0044431D" w:rsidRDefault="00000000">
      <w:pPr>
        <w:pStyle w:val="a4"/>
        <w:numPr>
          <w:ilvl w:val="0"/>
          <w:numId w:val="2"/>
        </w:numPr>
        <w:spacing w:before="30" w:after="10"/>
        <w:rPr>
          <w:rFonts w:ascii="Times New Roman" w:hAnsi="Times New Roman" w:cs="Times New Roman"/>
        </w:rPr>
      </w:pPr>
      <w:r w:rsidRPr="0044431D">
        <w:rPr>
          <w:rFonts w:ascii="Times New Roman" w:hAnsi="Times New Roman" w:cs="Times New Roman"/>
        </w:rPr>
        <w:t>borrower default, payment delay or restructuring</w:t>
      </w:r>
    </w:p>
    <w:p w14:paraId="6B3FBA1D" w14:textId="77777777" w:rsidR="00106C35" w:rsidRPr="0044431D" w:rsidRDefault="00000000">
      <w:pPr>
        <w:pStyle w:val="a4"/>
        <w:numPr>
          <w:ilvl w:val="0"/>
          <w:numId w:val="2"/>
        </w:numPr>
        <w:spacing w:before="10" w:after="30"/>
        <w:rPr>
          <w:rFonts w:ascii="Times New Roman" w:hAnsi="Times New Roman" w:cs="Times New Roman"/>
        </w:rPr>
      </w:pPr>
      <w:r w:rsidRPr="0044431D">
        <w:rPr>
          <w:rFonts w:ascii="Times New Roman" w:eastAsia="宋体" w:hAnsi="Times New Roman" w:cs="Times New Roman"/>
          <w:color w:val="333333"/>
        </w:rPr>
        <w:t>借款人违约、延期付款或重组</w:t>
      </w:r>
    </w:p>
    <w:p w14:paraId="06D3C9EC" w14:textId="77777777" w:rsidR="00106C35" w:rsidRPr="0044431D" w:rsidRDefault="00000000">
      <w:pPr>
        <w:pStyle w:val="a4"/>
        <w:numPr>
          <w:ilvl w:val="0"/>
          <w:numId w:val="2"/>
        </w:numPr>
        <w:spacing w:before="30" w:after="10"/>
        <w:rPr>
          <w:rFonts w:ascii="Times New Roman" w:hAnsi="Times New Roman" w:cs="Times New Roman"/>
        </w:rPr>
      </w:pPr>
      <w:r w:rsidRPr="0044431D">
        <w:rPr>
          <w:rFonts w:ascii="Times New Roman" w:hAnsi="Times New Roman" w:cs="Times New Roman"/>
        </w:rPr>
        <w:t>enforcement risk including delays and uncertainties in realising security interests</w:t>
      </w:r>
    </w:p>
    <w:p w14:paraId="05F61F0E" w14:textId="77777777" w:rsidR="00106C35" w:rsidRPr="0044431D" w:rsidRDefault="00000000">
      <w:pPr>
        <w:pStyle w:val="a4"/>
        <w:numPr>
          <w:ilvl w:val="0"/>
          <w:numId w:val="2"/>
        </w:numPr>
        <w:spacing w:before="10" w:after="30"/>
        <w:rPr>
          <w:rFonts w:ascii="Times New Roman" w:hAnsi="Times New Roman" w:cs="Times New Roman"/>
        </w:rPr>
      </w:pPr>
      <w:r w:rsidRPr="0044431D">
        <w:rPr>
          <w:rFonts w:ascii="Times New Roman" w:eastAsia="宋体" w:hAnsi="Times New Roman" w:cs="Times New Roman"/>
          <w:color w:val="333333"/>
        </w:rPr>
        <w:t>执行风险，包括实现抵押权益时的延迟及不确定性</w:t>
      </w:r>
    </w:p>
    <w:p w14:paraId="4E121807" w14:textId="77777777" w:rsidR="00106C35" w:rsidRPr="0044431D" w:rsidRDefault="00000000">
      <w:pPr>
        <w:pStyle w:val="a4"/>
        <w:numPr>
          <w:ilvl w:val="0"/>
          <w:numId w:val="2"/>
        </w:numPr>
        <w:spacing w:before="30" w:after="10"/>
        <w:rPr>
          <w:rFonts w:ascii="Times New Roman" w:hAnsi="Times New Roman" w:cs="Times New Roman"/>
        </w:rPr>
      </w:pPr>
      <w:r w:rsidRPr="0044431D">
        <w:rPr>
          <w:rFonts w:ascii="Times New Roman" w:hAnsi="Times New Roman" w:cs="Times New Roman"/>
        </w:rPr>
        <w:t>valuation uncertainty and subjectivity of unrealised asset values</w:t>
      </w:r>
    </w:p>
    <w:p w14:paraId="2730AA5F" w14:textId="77777777" w:rsidR="00106C35" w:rsidRPr="0044431D" w:rsidRDefault="00000000">
      <w:pPr>
        <w:pStyle w:val="a4"/>
        <w:numPr>
          <w:ilvl w:val="0"/>
          <w:numId w:val="2"/>
        </w:numPr>
        <w:spacing w:before="10" w:after="30"/>
        <w:rPr>
          <w:rFonts w:ascii="Times New Roman" w:hAnsi="Times New Roman" w:cs="Times New Roman"/>
        </w:rPr>
      </w:pPr>
      <w:r w:rsidRPr="0044431D">
        <w:rPr>
          <w:rFonts w:ascii="Times New Roman" w:eastAsia="宋体" w:hAnsi="Times New Roman" w:cs="Times New Roman"/>
          <w:color w:val="333333"/>
        </w:rPr>
        <w:t>估值不确定性及未实现资产价值的主观性</w:t>
      </w:r>
    </w:p>
    <w:p w14:paraId="1104D296" w14:textId="77777777" w:rsidR="00106C35" w:rsidRPr="0044431D" w:rsidRDefault="00000000">
      <w:pPr>
        <w:pStyle w:val="a4"/>
        <w:numPr>
          <w:ilvl w:val="0"/>
          <w:numId w:val="2"/>
        </w:numPr>
        <w:spacing w:before="30" w:after="10"/>
        <w:rPr>
          <w:rFonts w:ascii="Times New Roman" w:hAnsi="Times New Roman" w:cs="Times New Roman"/>
        </w:rPr>
      </w:pPr>
      <w:r w:rsidRPr="0044431D">
        <w:rPr>
          <w:rFonts w:ascii="Times New Roman" w:hAnsi="Times New Roman" w:cs="Times New Roman"/>
        </w:rPr>
        <w:t>legal and regulatory change including changes to PRC law governing secured lending and enforcement</w:t>
      </w:r>
    </w:p>
    <w:p w14:paraId="010F7054" w14:textId="77777777" w:rsidR="00106C35" w:rsidRPr="0044431D" w:rsidRDefault="00000000">
      <w:pPr>
        <w:pStyle w:val="a4"/>
        <w:numPr>
          <w:ilvl w:val="0"/>
          <w:numId w:val="2"/>
        </w:numPr>
        <w:spacing w:before="10" w:after="30"/>
        <w:rPr>
          <w:rFonts w:ascii="Times New Roman" w:hAnsi="Times New Roman" w:cs="Times New Roman"/>
        </w:rPr>
      </w:pPr>
      <w:r w:rsidRPr="0044431D">
        <w:rPr>
          <w:rFonts w:ascii="Times New Roman" w:eastAsia="宋体" w:hAnsi="Times New Roman" w:cs="Times New Roman"/>
          <w:color w:val="333333"/>
        </w:rPr>
        <w:t>法律及监管变化，包括中国有关抵押贷款及执行的法律变化</w:t>
      </w:r>
    </w:p>
    <w:p w14:paraId="485503F5" w14:textId="77777777" w:rsidR="00106C35" w:rsidRPr="0044431D" w:rsidRDefault="00000000">
      <w:pPr>
        <w:pStyle w:val="a4"/>
        <w:numPr>
          <w:ilvl w:val="0"/>
          <w:numId w:val="2"/>
        </w:numPr>
        <w:spacing w:before="30" w:after="10"/>
        <w:rPr>
          <w:rFonts w:ascii="Times New Roman" w:hAnsi="Times New Roman" w:cs="Times New Roman"/>
        </w:rPr>
      </w:pPr>
      <w:r w:rsidRPr="0044431D">
        <w:rPr>
          <w:rFonts w:ascii="Times New Roman" w:hAnsi="Times New Roman" w:cs="Times New Roman"/>
        </w:rPr>
        <w:t>political risk and geopolitical developments affecting asset values, repatriation or enforcement</w:t>
      </w:r>
    </w:p>
    <w:p w14:paraId="0085A5C0" w14:textId="77777777" w:rsidR="00106C35" w:rsidRPr="0044431D" w:rsidRDefault="00000000">
      <w:pPr>
        <w:pStyle w:val="a4"/>
        <w:numPr>
          <w:ilvl w:val="0"/>
          <w:numId w:val="2"/>
        </w:numPr>
        <w:spacing w:before="10" w:after="30"/>
        <w:rPr>
          <w:rFonts w:ascii="Times New Roman" w:hAnsi="Times New Roman" w:cs="Times New Roman"/>
        </w:rPr>
      </w:pPr>
      <w:r w:rsidRPr="0044431D">
        <w:rPr>
          <w:rFonts w:ascii="Times New Roman" w:eastAsia="宋体" w:hAnsi="Times New Roman" w:cs="Times New Roman"/>
          <w:color w:val="333333"/>
        </w:rPr>
        <w:t>影响资产价值、资金汇回或执行的政治风险及地缘政治动态</w:t>
      </w:r>
    </w:p>
    <w:p w14:paraId="22346A3A" w14:textId="77777777" w:rsidR="00106C35" w:rsidRPr="0044431D" w:rsidRDefault="00000000">
      <w:pPr>
        <w:pStyle w:val="a4"/>
        <w:numPr>
          <w:ilvl w:val="0"/>
          <w:numId w:val="2"/>
        </w:numPr>
        <w:spacing w:before="30" w:after="10"/>
        <w:rPr>
          <w:rFonts w:ascii="Times New Roman" w:hAnsi="Times New Roman" w:cs="Times New Roman"/>
        </w:rPr>
      </w:pPr>
      <w:r w:rsidRPr="0044431D">
        <w:rPr>
          <w:rFonts w:ascii="Times New Roman" w:hAnsi="Times New Roman" w:cs="Times New Roman"/>
        </w:rPr>
        <w:t>PRC regulatory risk including changes to rules governing foreign investment, capital controls, asset enforcement and property ownership</w:t>
      </w:r>
    </w:p>
    <w:p w14:paraId="4FDC04BE" w14:textId="77777777" w:rsidR="00106C35" w:rsidRPr="0044431D" w:rsidRDefault="00000000">
      <w:pPr>
        <w:pStyle w:val="a4"/>
        <w:numPr>
          <w:ilvl w:val="0"/>
          <w:numId w:val="2"/>
        </w:numPr>
        <w:spacing w:before="10" w:after="30"/>
        <w:rPr>
          <w:rFonts w:ascii="Times New Roman" w:hAnsi="Times New Roman" w:cs="Times New Roman"/>
        </w:rPr>
      </w:pPr>
      <w:r w:rsidRPr="0044431D">
        <w:rPr>
          <w:rFonts w:ascii="Times New Roman" w:eastAsia="宋体" w:hAnsi="Times New Roman" w:cs="Times New Roman"/>
          <w:color w:val="333333"/>
        </w:rPr>
        <w:t>中国监管风险，包括外商投资、资本清奇管制、资产执行及产权相关规则变化</w:t>
      </w:r>
    </w:p>
    <w:p w14:paraId="46AED1EA" w14:textId="77777777" w:rsidR="00106C35" w:rsidRPr="0044431D" w:rsidRDefault="00000000">
      <w:pPr>
        <w:pStyle w:val="a4"/>
        <w:numPr>
          <w:ilvl w:val="0"/>
          <w:numId w:val="2"/>
        </w:numPr>
        <w:spacing w:before="30" w:after="10"/>
        <w:rPr>
          <w:rFonts w:ascii="Times New Roman" w:hAnsi="Times New Roman" w:cs="Times New Roman"/>
        </w:rPr>
      </w:pPr>
      <w:r w:rsidRPr="0044431D">
        <w:rPr>
          <w:rFonts w:ascii="Times New Roman" w:hAnsi="Times New Roman" w:cs="Times New Roman"/>
        </w:rPr>
        <w:t>concentration risk at geographic, sectoral or asset level</w:t>
      </w:r>
    </w:p>
    <w:p w14:paraId="3BB7DAEB" w14:textId="77777777" w:rsidR="00106C35" w:rsidRPr="0044431D" w:rsidRDefault="00000000">
      <w:pPr>
        <w:pStyle w:val="a4"/>
        <w:numPr>
          <w:ilvl w:val="0"/>
          <w:numId w:val="2"/>
        </w:numPr>
        <w:spacing w:before="10" w:after="30"/>
        <w:rPr>
          <w:rFonts w:ascii="Times New Roman" w:hAnsi="Times New Roman" w:cs="Times New Roman"/>
        </w:rPr>
      </w:pPr>
      <w:r w:rsidRPr="0044431D">
        <w:rPr>
          <w:rFonts w:ascii="Times New Roman" w:eastAsia="宋体" w:hAnsi="Times New Roman" w:cs="Times New Roman"/>
          <w:color w:val="333333"/>
        </w:rPr>
        <w:lastRenderedPageBreak/>
        <w:t>地理、行业或资产层面的集中风险</w:t>
      </w:r>
    </w:p>
    <w:p w14:paraId="17564C34" w14:textId="77777777" w:rsidR="00106C35" w:rsidRPr="0044431D" w:rsidRDefault="00000000">
      <w:pPr>
        <w:pStyle w:val="a4"/>
        <w:numPr>
          <w:ilvl w:val="0"/>
          <w:numId w:val="2"/>
        </w:numPr>
        <w:spacing w:before="30" w:after="10"/>
        <w:rPr>
          <w:rFonts w:ascii="Times New Roman" w:hAnsi="Times New Roman" w:cs="Times New Roman"/>
        </w:rPr>
      </w:pPr>
      <w:r w:rsidRPr="0044431D">
        <w:rPr>
          <w:rFonts w:ascii="Times New Roman" w:hAnsi="Times New Roman" w:cs="Times New Roman"/>
        </w:rPr>
        <w:t>tax leakage, withholding tax and changes to applicable tax regimes</w:t>
      </w:r>
    </w:p>
    <w:p w14:paraId="64B630C5" w14:textId="77777777" w:rsidR="00106C35" w:rsidRPr="0044431D" w:rsidRDefault="00000000">
      <w:pPr>
        <w:pStyle w:val="a4"/>
        <w:numPr>
          <w:ilvl w:val="0"/>
          <w:numId w:val="2"/>
        </w:numPr>
        <w:spacing w:before="10" w:after="30"/>
        <w:rPr>
          <w:rFonts w:ascii="Times New Roman" w:hAnsi="Times New Roman" w:cs="Times New Roman"/>
        </w:rPr>
      </w:pPr>
      <w:r w:rsidRPr="0044431D">
        <w:rPr>
          <w:rFonts w:ascii="Times New Roman" w:eastAsia="宋体" w:hAnsi="Times New Roman" w:cs="Times New Roman"/>
          <w:color w:val="333333"/>
        </w:rPr>
        <w:t>税务漏出、预扣税及适用税制变化</w:t>
      </w:r>
    </w:p>
    <w:p w14:paraId="3C79D327" w14:textId="77777777" w:rsidR="00106C35" w:rsidRPr="0044431D" w:rsidRDefault="00000000">
      <w:pPr>
        <w:pStyle w:val="a4"/>
        <w:numPr>
          <w:ilvl w:val="0"/>
          <w:numId w:val="2"/>
        </w:numPr>
        <w:spacing w:before="30" w:after="10"/>
        <w:rPr>
          <w:rFonts w:ascii="Times New Roman" w:hAnsi="Times New Roman" w:cs="Times New Roman"/>
        </w:rPr>
      </w:pPr>
      <w:r w:rsidRPr="0044431D">
        <w:rPr>
          <w:rFonts w:ascii="Times New Roman" w:hAnsi="Times New Roman" w:cs="Times New Roman"/>
        </w:rPr>
        <w:t>repatriation timing and capital movement restrictions</w:t>
      </w:r>
    </w:p>
    <w:p w14:paraId="28A653FD" w14:textId="77777777" w:rsidR="00106C35" w:rsidRPr="0044431D" w:rsidRDefault="00000000">
      <w:pPr>
        <w:pStyle w:val="a4"/>
        <w:numPr>
          <w:ilvl w:val="0"/>
          <w:numId w:val="2"/>
        </w:numPr>
        <w:spacing w:before="10" w:after="30"/>
        <w:rPr>
          <w:rFonts w:ascii="Times New Roman" w:hAnsi="Times New Roman" w:cs="Times New Roman"/>
        </w:rPr>
      </w:pPr>
      <w:r w:rsidRPr="0044431D">
        <w:rPr>
          <w:rFonts w:ascii="Times New Roman" w:eastAsia="宋体" w:hAnsi="Times New Roman" w:cs="Times New Roman"/>
          <w:color w:val="333333"/>
        </w:rPr>
        <w:t>资金汇回时间及跨境资本流动限制</w:t>
      </w:r>
    </w:p>
    <w:p w14:paraId="0FF0DC11" w14:textId="77777777" w:rsidR="00106C35" w:rsidRPr="0044431D" w:rsidRDefault="00000000">
      <w:pPr>
        <w:pStyle w:val="a4"/>
        <w:numPr>
          <w:ilvl w:val="0"/>
          <w:numId w:val="2"/>
        </w:numPr>
        <w:spacing w:before="30" w:after="10"/>
        <w:rPr>
          <w:rFonts w:ascii="Times New Roman" w:hAnsi="Times New Roman" w:cs="Times New Roman"/>
        </w:rPr>
      </w:pPr>
      <w:r w:rsidRPr="0044431D">
        <w:rPr>
          <w:rFonts w:ascii="Times New Roman" w:hAnsi="Times New Roman" w:cs="Times New Roman"/>
        </w:rPr>
        <w:t>foreign exchange risk including currency depreciation and hedging costs</w:t>
      </w:r>
    </w:p>
    <w:p w14:paraId="263732C6" w14:textId="77777777" w:rsidR="00106C35" w:rsidRPr="0044431D" w:rsidRDefault="00000000">
      <w:pPr>
        <w:pStyle w:val="a4"/>
        <w:numPr>
          <w:ilvl w:val="0"/>
          <w:numId w:val="2"/>
        </w:numPr>
        <w:spacing w:before="10" w:after="30"/>
        <w:rPr>
          <w:rFonts w:ascii="Times New Roman" w:hAnsi="Times New Roman" w:cs="Times New Roman"/>
        </w:rPr>
      </w:pPr>
      <w:r w:rsidRPr="0044431D">
        <w:rPr>
          <w:rFonts w:ascii="Times New Roman" w:eastAsia="宋体" w:hAnsi="Times New Roman" w:cs="Times New Roman"/>
          <w:color w:val="333333"/>
        </w:rPr>
        <w:t>外汇风险，包括货币贬値及对冲成本</w:t>
      </w:r>
    </w:p>
    <w:p w14:paraId="2EA38B0E" w14:textId="77777777" w:rsidR="00106C35" w:rsidRPr="0044431D" w:rsidRDefault="00000000">
      <w:pPr>
        <w:pStyle w:val="a4"/>
        <w:numPr>
          <w:ilvl w:val="0"/>
          <w:numId w:val="2"/>
        </w:numPr>
        <w:spacing w:before="30" w:after="10"/>
        <w:rPr>
          <w:rFonts w:ascii="Times New Roman" w:hAnsi="Times New Roman" w:cs="Times New Roman"/>
        </w:rPr>
      </w:pPr>
      <w:r w:rsidRPr="0044431D">
        <w:rPr>
          <w:rFonts w:ascii="Times New Roman" w:hAnsi="Times New Roman" w:cs="Times New Roman"/>
        </w:rPr>
        <w:t>risk of partial or total loss of principal</w:t>
      </w:r>
    </w:p>
    <w:p w14:paraId="531A699B" w14:textId="77777777" w:rsidR="00106C35" w:rsidRPr="0044431D" w:rsidRDefault="00000000">
      <w:pPr>
        <w:pStyle w:val="a4"/>
        <w:numPr>
          <w:ilvl w:val="0"/>
          <w:numId w:val="2"/>
        </w:numPr>
        <w:spacing w:before="10" w:after="30"/>
        <w:rPr>
          <w:rFonts w:ascii="Times New Roman" w:hAnsi="Times New Roman" w:cs="Times New Roman"/>
        </w:rPr>
      </w:pPr>
      <w:r w:rsidRPr="0044431D">
        <w:rPr>
          <w:rFonts w:ascii="Times New Roman" w:eastAsia="宋体" w:hAnsi="Times New Roman" w:cs="Times New Roman"/>
          <w:color w:val="333333"/>
        </w:rPr>
        <w:t>本金部分或全部损失的风险</w:t>
      </w:r>
    </w:p>
    <w:p w14:paraId="37525120" w14:textId="77777777" w:rsidR="00106C35" w:rsidRPr="0044431D" w:rsidRDefault="00106C35">
      <w:pPr>
        <w:spacing w:before="60" w:after="60"/>
        <w:rPr>
          <w:rFonts w:ascii="Times New Roman" w:hAnsi="Times New Roman" w:cs="Times New Roman"/>
        </w:rPr>
      </w:pPr>
    </w:p>
    <w:p w14:paraId="6BFF0F17" w14:textId="77777777" w:rsidR="00106C35" w:rsidRPr="0044431D" w:rsidRDefault="00000000">
      <w:pPr>
        <w:spacing w:before="60" w:after="20"/>
        <w:jc w:val="both"/>
        <w:rPr>
          <w:rFonts w:ascii="Times New Roman" w:hAnsi="Times New Roman" w:cs="Times New Roman"/>
        </w:rPr>
      </w:pPr>
      <w:r w:rsidRPr="0044431D">
        <w:rPr>
          <w:rFonts w:ascii="Times New Roman" w:hAnsi="Times New Roman" w:cs="Times New Roman"/>
        </w:rPr>
        <w:t>This list is illustrative and not exhaustive. Prospective investors should review the applicable offering documents in full before making any investment decision.</w:t>
      </w:r>
    </w:p>
    <w:p w14:paraId="32F2D6B9" w14:textId="77777777" w:rsidR="00106C35" w:rsidRPr="0044431D" w:rsidRDefault="00000000">
      <w:pPr>
        <w:spacing w:before="20" w:after="80"/>
        <w:jc w:val="both"/>
        <w:rPr>
          <w:rFonts w:ascii="Times New Roman" w:hAnsi="Times New Roman" w:cs="Times New Roman"/>
        </w:rPr>
      </w:pPr>
      <w:r w:rsidRPr="0044431D">
        <w:rPr>
          <w:rFonts w:ascii="Times New Roman" w:eastAsia="宋体" w:hAnsi="Times New Roman" w:cs="Times New Roman"/>
          <w:color w:val="333333"/>
        </w:rPr>
        <w:t>上述列举仅为示意性质，并非穷尽。潜在投资者应在</w:t>
      </w:r>
      <w:proofErr w:type="gramStart"/>
      <w:r w:rsidRPr="0044431D">
        <w:rPr>
          <w:rFonts w:ascii="Times New Roman" w:eastAsia="宋体" w:hAnsi="Times New Roman" w:cs="Times New Roman"/>
          <w:color w:val="333333"/>
        </w:rPr>
        <w:t>作出</w:t>
      </w:r>
      <w:proofErr w:type="gramEnd"/>
      <w:r w:rsidRPr="0044431D">
        <w:rPr>
          <w:rFonts w:ascii="Times New Roman" w:eastAsia="宋体" w:hAnsi="Times New Roman" w:cs="Times New Roman"/>
          <w:color w:val="333333"/>
        </w:rPr>
        <w:t>任何投资决定前全面阅读适用的发售文件。</w:t>
      </w:r>
    </w:p>
    <w:p w14:paraId="29244A4E" w14:textId="77777777" w:rsidR="00106C35" w:rsidRPr="0044431D" w:rsidRDefault="00000000">
      <w:pPr>
        <w:pStyle w:val="1"/>
        <w:rPr>
          <w:rFonts w:ascii="Times New Roman" w:hAnsi="Times New Roman" w:cs="Times New Roman"/>
          <w:sz w:val="22"/>
          <w:szCs w:val="22"/>
        </w:rPr>
      </w:pPr>
      <w:r w:rsidRPr="0044431D">
        <w:rPr>
          <w:rFonts w:ascii="Times New Roman" w:hAnsi="Times New Roman" w:cs="Times New Roman"/>
          <w:sz w:val="22"/>
          <w:szCs w:val="22"/>
        </w:rPr>
        <w:t>22. Official documents prevail</w:t>
      </w:r>
      <w:r w:rsidRPr="0044431D">
        <w:rPr>
          <w:rFonts w:ascii="Times New Roman" w:eastAsia="宋体" w:hAnsi="Times New Roman" w:cs="Times New Roman"/>
          <w:sz w:val="22"/>
          <w:szCs w:val="22"/>
        </w:rPr>
        <w:t xml:space="preserve">  22. </w:t>
      </w:r>
      <w:r w:rsidRPr="0044431D">
        <w:rPr>
          <w:rFonts w:ascii="Times New Roman" w:eastAsia="宋体" w:hAnsi="Times New Roman" w:cs="Times New Roman"/>
          <w:sz w:val="22"/>
          <w:szCs w:val="22"/>
        </w:rPr>
        <w:t>正式文件优先</w:t>
      </w:r>
    </w:p>
    <w:p w14:paraId="704356AB" w14:textId="77777777" w:rsidR="00106C35" w:rsidRPr="0044431D" w:rsidRDefault="00000000">
      <w:pPr>
        <w:spacing w:before="60" w:after="20"/>
        <w:jc w:val="both"/>
        <w:rPr>
          <w:rFonts w:ascii="Times New Roman" w:hAnsi="Times New Roman" w:cs="Times New Roman"/>
        </w:rPr>
      </w:pPr>
      <w:r w:rsidRPr="0044431D">
        <w:rPr>
          <w:rFonts w:ascii="Times New Roman" w:hAnsi="Times New Roman" w:cs="Times New Roman"/>
        </w:rPr>
        <w:t>Governing offering documents, subscription materials, constitutional documents and related legal agreements prevail over this website in the event of any inconsistency. Nothing on this website modifies any binding fund document, subscription agreement, confidentiality agreement or other contractual documentation.</w:t>
      </w:r>
    </w:p>
    <w:p w14:paraId="6260D122" w14:textId="77777777" w:rsidR="00106C35" w:rsidRPr="0044431D" w:rsidRDefault="00000000">
      <w:pPr>
        <w:spacing w:before="20" w:after="80"/>
        <w:jc w:val="both"/>
        <w:rPr>
          <w:rFonts w:ascii="Times New Roman" w:hAnsi="Times New Roman" w:cs="Times New Roman"/>
        </w:rPr>
      </w:pPr>
      <w:r w:rsidRPr="0044431D">
        <w:rPr>
          <w:rFonts w:ascii="Times New Roman" w:eastAsia="宋体" w:hAnsi="Times New Roman" w:cs="Times New Roman"/>
          <w:color w:val="333333"/>
        </w:rPr>
        <w:t>就与本网站内容不一致的部分，以管制性发售文件、认购材料、章程文件及相关法律协议为准。本网站上的任何内容均不修改任何具有约束力的基金文件、认购协议、保密协议或其他合同文件。</w:t>
      </w:r>
    </w:p>
    <w:p w14:paraId="3743FEA9" w14:textId="77777777" w:rsidR="00106C35" w:rsidRPr="0044431D" w:rsidRDefault="00000000">
      <w:pPr>
        <w:pStyle w:val="1"/>
        <w:rPr>
          <w:rFonts w:ascii="Times New Roman" w:hAnsi="Times New Roman" w:cs="Times New Roman"/>
          <w:sz w:val="22"/>
          <w:szCs w:val="22"/>
        </w:rPr>
      </w:pPr>
      <w:r w:rsidRPr="0044431D">
        <w:rPr>
          <w:rFonts w:ascii="Times New Roman" w:hAnsi="Times New Roman" w:cs="Times New Roman"/>
          <w:sz w:val="22"/>
          <w:szCs w:val="22"/>
        </w:rPr>
        <w:t>23. Website availability</w:t>
      </w:r>
      <w:r w:rsidRPr="0044431D">
        <w:rPr>
          <w:rFonts w:ascii="Times New Roman" w:eastAsia="宋体" w:hAnsi="Times New Roman" w:cs="Times New Roman"/>
          <w:sz w:val="22"/>
          <w:szCs w:val="22"/>
        </w:rPr>
        <w:t xml:space="preserve">  23. </w:t>
      </w:r>
      <w:r w:rsidRPr="0044431D">
        <w:rPr>
          <w:rFonts w:ascii="Times New Roman" w:eastAsia="宋体" w:hAnsi="Times New Roman" w:cs="Times New Roman"/>
          <w:sz w:val="22"/>
          <w:szCs w:val="22"/>
        </w:rPr>
        <w:t>网站可用性</w:t>
      </w:r>
    </w:p>
    <w:p w14:paraId="468D7628" w14:textId="77777777" w:rsidR="00106C35" w:rsidRPr="0044431D" w:rsidRDefault="00000000">
      <w:pPr>
        <w:spacing w:before="60" w:after="20"/>
        <w:jc w:val="both"/>
        <w:rPr>
          <w:rFonts w:ascii="Times New Roman" w:hAnsi="Times New Roman" w:cs="Times New Roman"/>
        </w:rPr>
      </w:pPr>
      <w:proofErr w:type="spellStart"/>
      <w:r w:rsidRPr="0044431D">
        <w:rPr>
          <w:rFonts w:ascii="Times New Roman" w:hAnsi="Times New Roman" w:cs="Times New Roman"/>
        </w:rPr>
        <w:t>ShoreVest</w:t>
      </w:r>
      <w:proofErr w:type="spellEnd"/>
      <w:r w:rsidRPr="0044431D">
        <w:rPr>
          <w:rFonts w:ascii="Times New Roman" w:hAnsi="Times New Roman" w:cs="Times New Roman"/>
        </w:rPr>
        <w:t xml:space="preserve"> does not guarantee that this website will be continuously available, secure, error-free or free from harmful components. Access may be suspended, restricted or terminated at any time without notice. Users must not misuse the website, attempt unauthorised access, interfere with its operation or use it unlawfully.</w:t>
      </w:r>
    </w:p>
    <w:p w14:paraId="3BFAB16D" w14:textId="749281AA" w:rsidR="00106C35" w:rsidRPr="0044431D" w:rsidRDefault="00000000">
      <w:pPr>
        <w:spacing w:before="20" w:after="80"/>
        <w:jc w:val="both"/>
        <w:rPr>
          <w:rFonts w:ascii="Times New Roman" w:hAnsi="Times New Roman" w:cs="Times New Roman"/>
        </w:rPr>
      </w:pPr>
      <w:del w:id="66" w:author="Janine Zhan" w:date="2026-06-09T14:36:00Z" w16du:dateUtc="2026-06-09T06:36:00Z">
        <w:r w:rsidRPr="0044431D" w:rsidDel="009A3CF8">
          <w:rPr>
            <w:rFonts w:ascii="Times New Roman" w:eastAsia="宋体" w:hAnsi="Times New Roman" w:cs="Times New Roman"/>
            <w:color w:val="333333"/>
          </w:rPr>
          <w:delText>新岁资本</w:delText>
        </w:r>
      </w:del>
      <w:ins w:id="67" w:author="Janine Zhan" w:date="2026-06-09T14:36:00Z" w16du:dateUtc="2026-06-09T06:36:00Z">
        <w:r w:rsidR="009A3CF8">
          <w:rPr>
            <w:rFonts w:ascii="Times New Roman" w:eastAsia="宋体" w:hAnsi="Times New Roman" w:cs="Times New Roman"/>
            <w:color w:val="333333"/>
          </w:rPr>
          <w:t>新岸资本</w:t>
        </w:r>
      </w:ins>
      <w:r w:rsidRPr="0044431D">
        <w:rPr>
          <w:rFonts w:ascii="Times New Roman" w:eastAsia="宋体" w:hAnsi="Times New Roman" w:cs="Times New Roman"/>
          <w:color w:val="333333"/>
        </w:rPr>
        <w:t>不保证本网站将持续可用、安全、无错误或不含有害组件。访问权限可能随时无需通知地被</w:t>
      </w:r>
      <w:del w:id="68" w:author="Janine Zhan" w:date="2026-06-09T14:51:00Z" w16du:dateUtc="2026-06-09T06:51:00Z">
        <w:r w:rsidRPr="0044431D" w:rsidDel="006263C3">
          <w:rPr>
            <w:rFonts w:ascii="Times New Roman" w:eastAsia="宋体" w:hAnsi="Times New Roman" w:cs="Times New Roman" w:hint="eastAsia"/>
            <w:color w:val="333333"/>
          </w:rPr>
          <w:delText>暫停</w:delText>
        </w:r>
      </w:del>
      <w:ins w:id="69" w:author="Janine Zhan" w:date="2026-06-09T14:51:00Z" w16du:dateUtc="2026-06-09T06:51:00Z">
        <w:r w:rsidR="006263C3">
          <w:rPr>
            <w:rFonts w:ascii="Times New Roman" w:eastAsia="宋体" w:hAnsi="Times New Roman" w:cs="Times New Roman" w:hint="eastAsia"/>
            <w:color w:val="333333"/>
          </w:rPr>
          <w:t>暂停</w:t>
        </w:r>
      </w:ins>
      <w:r w:rsidRPr="0044431D">
        <w:rPr>
          <w:rFonts w:ascii="Times New Roman" w:eastAsia="宋体" w:hAnsi="Times New Roman" w:cs="Times New Roman"/>
          <w:color w:val="333333"/>
        </w:rPr>
        <w:t>、限制或终止。用户不得滥用本网站、尝试未经授权访问、干扰其运行或以违法方式使用。</w:t>
      </w:r>
    </w:p>
    <w:p w14:paraId="1B7574B9" w14:textId="77777777" w:rsidR="00106C35" w:rsidRPr="0044431D" w:rsidRDefault="00000000">
      <w:pPr>
        <w:pStyle w:val="1"/>
        <w:rPr>
          <w:rFonts w:ascii="Times New Roman" w:hAnsi="Times New Roman" w:cs="Times New Roman"/>
          <w:sz w:val="22"/>
          <w:szCs w:val="22"/>
        </w:rPr>
      </w:pPr>
      <w:r w:rsidRPr="0044431D">
        <w:rPr>
          <w:rFonts w:ascii="Times New Roman" w:hAnsi="Times New Roman" w:cs="Times New Roman"/>
          <w:sz w:val="22"/>
          <w:szCs w:val="22"/>
        </w:rPr>
        <w:t>24. Intellectual property</w:t>
      </w:r>
      <w:r w:rsidRPr="0044431D">
        <w:rPr>
          <w:rFonts w:ascii="Times New Roman" w:eastAsia="宋体" w:hAnsi="Times New Roman" w:cs="Times New Roman"/>
          <w:sz w:val="22"/>
          <w:szCs w:val="22"/>
        </w:rPr>
        <w:t xml:space="preserve">  24. </w:t>
      </w:r>
      <w:r w:rsidRPr="0044431D">
        <w:rPr>
          <w:rFonts w:ascii="Times New Roman" w:eastAsia="宋体" w:hAnsi="Times New Roman" w:cs="Times New Roman"/>
          <w:sz w:val="22"/>
          <w:szCs w:val="22"/>
        </w:rPr>
        <w:t>知识产权</w:t>
      </w:r>
    </w:p>
    <w:p w14:paraId="040B93AF" w14:textId="77777777" w:rsidR="00106C35" w:rsidRPr="0044431D" w:rsidRDefault="00000000">
      <w:pPr>
        <w:spacing w:before="60" w:after="20"/>
        <w:jc w:val="both"/>
        <w:rPr>
          <w:rFonts w:ascii="Times New Roman" w:hAnsi="Times New Roman" w:cs="Times New Roman"/>
        </w:rPr>
      </w:pPr>
      <w:r w:rsidRPr="0044431D">
        <w:rPr>
          <w:rFonts w:ascii="Times New Roman" w:hAnsi="Times New Roman" w:cs="Times New Roman"/>
        </w:rPr>
        <w:t xml:space="preserve">All content on this website, including text, graphics, charts, design elements, logos, trade names, page layout, branding and related materials, is owned by </w:t>
      </w:r>
      <w:proofErr w:type="spellStart"/>
      <w:r w:rsidRPr="0044431D">
        <w:rPr>
          <w:rFonts w:ascii="Times New Roman" w:hAnsi="Times New Roman" w:cs="Times New Roman"/>
        </w:rPr>
        <w:t>ShoreVest</w:t>
      </w:r>
      <w:proofErr w:type="spellEnd"/>
      <w:r w:rsidRPr="0044431D">
        <w:rPr>
          <w:rFonts w:ascii="Times New Roman" w:hAnsi="Times New Roman" w:cs="Times New Roman"/>
        </w:rPr>
        <w:t xml:space="preserve"> or used under licence and protected by applicable intellectual property laws. No right or licence is granted except for limited personal, non-commercial viewing. Any reproduction or distribution without prior written consent is prohibited except as required by law.</w:t>
      </w:r>
    </w:p>
    <w:p w14:paraId="4B2D5613" w14:textId="4CECFBC4" w:rsidR="00106C35" w:rsidRPr="0044431D" w:rsidRDefault="00000000">
      <w:pPr>
        <w:spacing w:before="20" w:after="80"/>
        <w:jc w:val="both"/>
        <w:rPr>
          <w:rFonts w:ascii="Times New Roman" w:hAnsi="Times New Roman" w:cs="Times New Roman"/>
        </w:rPr>
      </w:pPr>
      <w:r w:rsidRPr="0044431D">
        <w:rPr>
          <w:rFonts w:ascii="Times New Roman" w:eastAsia="宋体" w:hAnsi="Times New Roman" w:cs="Times New Roman"/>
          <w:color w:val="333333"/>
        </w:rPr>
        <w:t>本网站上的所有内容，包括文字、图形、图表、设计元素、标志、商号、页面版式、品牌及相关材料，均归</w:t>
      </w:r>
      <w:del w:id="70" w:author="Janine Zhan" w:date="2026-06-09T14:36:00Z" w16du:dateUtc="2026-06-09T06:36:00Z">
        <w:r w:rsidRPr="0044431D" w:rsidDel="009A3CF8">
          <w:rPr>
            <w:rFonts w:ascii="Times New Roman" w:eastAsia="宋体" w:hAnsi="Times New Roman" w:cs="Times New Roman"/>
            <w:color w:val="333333"/>
          </w:rPr>
          <w:delText>新岁资本</w:delText>
        </w:r>
      </w:del>
      <w:ins w:id="71" w:author="Janine Zhan" w:date="2026-06-09T14:36:00Z" w16du:dateUtc="2026-06-09T06:36:00Z">
        <w:r w:rsidR="009A3CF8">
          <w:rPr>
            <w:rFonts w:ascii="Times New Roman" w:eastAsia="宋体" w:hAnsi="Times New Roman" w:cs="Times New Roman"/>
            <w:color w:val="333333"/>
          </w:rPr>
          <w:t>新岸资本</w:t>
        </w:r>
      </w:ins>
      <w:r w:rsidRPr="0044431D">
        <w:rPr>
          <w:rFonts w:ascii="Times New Roman" w:eastAsia="宋体" w:hAnsi="Times New Roman" w:cs="Times New Roman"/>
          <w:color w:val="333333"/>
        </w:rPr>
        <w:t>所有或经许可使用，并受适用知识产权法律保护。除个人非商业性查阅所必需的有限权利外，不授予任何其他权利或许可。未经事先书面同意，任何复制或分发均属禁止行为，除非法律另有要求。</w:t>
      </w:r>
    </w:p>
    <w:p w14:paraId="254BE4E8" w14:textId="77777777" w:rsidR="00106C35" w:rsidRPr="0044431D" w:rsidRDefault="00000000">
      <w:pPr>
        <w:pStyle w:val="1"/>
        <w:rPr>
          <w:rFonts w:ascii="Times New Roman" w:hAnsi="Times New Roman" w:cs="Times New Roman"/>
          <w:sz w:val="22"/>
          <w:szCs w:val="22"/>
        </w:rPr>
      </w:pPr>
      <w:r w:rsidRPr="0044431D">
        <w:rPr>
          <w:rFonts w:ascii="Times New Roman" w:hAnsi="Times New Roman" w:cs="Times New Roman"/>
          <w:sz w:val="22"/>
          <w:szCs w:val="22"/>
        </w:rPr>
        <w:t>25. Linked websites</w:t>
      </w:r>
      <w:r w:rsidRPr="0044431D">
        <w:rPr>
          <w:rFonts w:ascii="Times New Roman" w:eastAsia="宋体" w:hAnsi="Times New Roman" w:cs="Times New Roman"/>
          <w:sz w:val="22"/>
          <w:szCs w:val="22"/>
        </w:rPr>
        <w:t xml:space="preserve">  25. </w:t>
      </w:r>
      <w:r w:rsidRPr="0044431D">
        <w:rPr>
          <w:rFonts w:ascii="Times New Roman" w:eastAsia="宋体" w:hAnsi="Times New Roman" w:cs="Times New Roman"/>
          <w:sz w:val="22"/>
          <w:szCs w:val="22"/>
        </w:rPr>
        <w:t>链接网站</w:t>
      </w:r>
    </w:p>
    <w:p w14:paraId="6B994F20" w14:textId="77777777" w:rsidR="00106C35" w:rsidRPr="0044431D" w:rsidRDefault="00000000">
      <w:pPr>
        <w:spacing w:before="60" w:after="20"/>
        <w:jc w:val="both"/>
        <w:rPr>
          <w:rFonts w:ascii="Times New Roman" w:hAnsi="Times New Roman" w:cs="Times New Roman"/>
        </w:rPr>
      </w:pPr>
      <w:r w:rsidRPr="0044431D">
        <w:rPr>
          <w:rFonts w:ascii="Times New Roman" w:hAnsi="Times New Roman" w:cs="Times New Roman"/>
        </w:rPr>
        <w:lastRenderedPageBreak/>
        <w:t xml:space="preserve">This website may contain links to external websites for convenience only. </w:t>
      </w:r>
      <w:proofErr w:type="spellStart"/>
      <w:r w:rsidRPr="0044431D">
        <w:rPr>
          <w:rFonts w:ascii="Times New Roman" w:hAnsi="Times New Roman" w:cs="Times New Roman"/>
        </w:rPr>
        <w:t>ShoreVest</w:t>
      </w:r>
      <w:proofErr w:type="spellEnd"/>
      <w:r w:rsidRPr="0044431D">
        <w:rPr>
          <w:rFonts w:ascii="Times New Roman" w:hAnsi="Times New Roman" w:cs="Times New Roman"/>
        </w:rPr>
        <w:t xml:space="preserve"> does not control and is not responsible for the content, accuracy, security, availability or privacy practices of any third-party website. Inclusion of a link does not imply endorsement.</w:t>
      </w:r>
    </w:p>
    <w:p w14:paraId="737D7D53" w14:textId="3A835F47" w:rsidR="00106C35" w:rsidRPr="0044431D" w:rsidRDefault="00000000">
      <w:pPr>
        <w:spacing w:before="20" w:after="80"/>
        <w:jc w:val="both"/>
        <w:rPr>
          <w:rFonts w:ascii="Times New Roman" w:hAnsi="Times New Roman" w:cs="Times New Roman"/>
        </w:rPr>
      </w:pPr>
      <w:r w:rsidRPr="0044431D">
        <w:rPr>
          <w:rFonts w:ascii="Times New Roman" w:eastAsia="宋体" w:hAnsi="Times New Roman" w:cs="Times New Roman"/>
          <w:color w:val="333333"/>
        </w:rPr>
        <w:t>本网站可能包含外部网站链接，仅供便捷。</w:t>
      </w:r>
      <w:del w:id="72" w:author="Janine Zhan" w:date="2026-06-09T14:36:00Z" w16du:dateUtc="2026-06-09T06:36:00Z">
        <w:r w:rsidRPr="0044431D" w:rsidDel="009A3CF8">
          <w:rPr>
            <w:rFonts w:ascii="Times New Roman" w:eastAsia="宋体" w:hAnsi="Times New Roman" w:cs="Times New Roman"/>
            <w:color w:val="333333"/>
          </w:rPr>
          <w:delText>新岁资本</w:delText>
        </w:r>
      </w:del>
      <w:ins w:id="73" w:author="Janine Zhan" w:date="2026-06-09T14:36:00Z" w16du:dateUtc="2026-06-09T06:36:00Z">
        <w:r w:rsidR="009A3CF8">
          <w:rPr>
            <w:rFonts w:ascii="Times New Roman" w:eastAsia="宋体" w:hAnsi="Times New Roman" w:cs="Times New Roman"/>
            <w:color w:val="333333"/>
          </w:rPr>
          <w:t>新岸资本</w:t>
        </w:r>
      </w:ins>
      <w:r w:rsidRPr="0044431D">
        <w:rPr>
          <w:rFonts w:ascii="Times New Roman" w:eastAsia="宋体" w:hAnsi="Times New Roman" w:cs="Times New Roman"/>
          <w:color w:val="333333"/>
        </w:rPr>
        <w:t>不控制也不对任何第三方网站的内容、准确性、安全性、可用性或隐私做法承担责任。链接的列入并不意味着认可。</w:t>
      </w:r>
    </w:p>
    <w:p w14:paraId="303DDF5A" w14:textId="77777777" w:rsidR="00106C35" w:rsidRPr="0044431D" w:rsidRDefault="00000000">
      <w:pPr>
        <w:pStyle w:val="1"/>
        <w:rPr>
          <w:rFonts w:ascii="Times New Roman" w:hAnsi="Times New Roman" w:cs="Times New Roman"/>
          <w:sz w:val="22"/>
          <w:szCs w:val="22"/>
        </w:rPr>
      </w:pPr>
      <w:r w:rsidRPr="0044431D">
        <w:rPr>
          <w:rFonts w:ascii="Times New Roman" w:hAnsi="Times New Roman" w:cs="Times New Roman"/>
          <w:sz w:val="22"/>
          <w:szCs w:val="22"/>
        </w:rPr>
        <w:t>26. Changes</w:t>
      </w:r>
      <w:r w:rsidRPr="0044431D">
        <w:rPr>
          <w:rFonts w:ascii="Times New Roman" w:eastAsia="宋体" w:hAnsi="Times New Roman" w:cs="Times New Roman"/>
          <w:sz w:val="22"/>
          <w:szCs w:val="22"/>
        </w:rPr>
        <w:t xml:space="preserve">  26. </w:t>
      </w:r>
      <w:r w:rsidRPr="0044431D">
        <w:rPr>
          <w:rFonts w:ascii="Times New Roman" w:eastAsia="宋体" w:hAnsi="Times New Roman" w:cs="Times New Roman"/>
          <w:sz w:val="22"/>
          <w:szCs w:val="22"/>
        </w:rPr>
        <w:t>变更</w:t>
      </w:r>
    </w:p>
    <w:p w14:paraId="50AE3F75" w14:textId="77777777" w:rsidR="00106C35" w:rsidRPr="0044431D" w:rsidRDefault="00000000">
      <w:pPr>
        <w:spacing w:before="60" w:after="20"/>
        <w:jc w:val="both"/>
        <w:rPr>
          <w:rFonts w:ascii="Times New Roman" w:hAnsi="Times New Roman" w:cs="Times New Roman"/>
        </w:rPr>
      </w:pPr>
      <w:proofErr w:type="spellStart"/>
      <w:r w:rsidRPr="0044431D">
        <w:rPr>
          <w:rFonts w:ascii="Times New Roman" w:hAnsi="Times New Roman" w:cs="Times New Roman"/>
        </w:rPr>
        <w:t>ShoreVest</w:t>
      </w:r>
      <w:proofErr w:type="spellEnd"/>
      <w:r w:rsidRPr="0044431D">
        <w:rPr>
          <w:rFonts w:ascii="Times New Roman" w:hAnsi="Times New Roman" w:cs="Times New Roman"/>
        </w:rPr>
        <w:t xml:space="preserve"> may amend, revise, supplement or update these Legal Notices and Disclaimers at any time without prior notice. The latest version will be posted with the effective date shown above. Continued use after any update constitutes acceptance of the revised version.</w:t>
      </w:r>
    </w:p>
    <w:p w14:paraId="47C55B72" w14:textId="5CEAEECC" w:rsidR="00106C35" w:rsidRPr="0044431D" w:rsidRDefault="00000000">
      <w:pPr>
        <w:spacing w:before="20" w:after="80"/>
        <w:jc w:val="both"/>
        <w:rPr>
          <w:rFonts w:ascii="Times New Roman" w:hAnsi="Times New Roman" w:cs="Times New Roman"/>
        </w:rPr>
      </w:pPr>
      <w:del w:id="74" w:author="Janine Zhan" w:date="2026-06-09T14:36:00Z" w16du:dateUtc="2026-06-09T06:36:00Z">
        <w:r w:rsidRPr="0044431D" w:rsidDel="009A3CF8">
          <w:rPr>
            <w:rFonts w:ascii="Times New Roman" w:eastAsia="宋体" w:hAnsi="Times New Roman" w:cs="Times New Roman"/>
            <w:color w:val="333333"/>
          </w:rPr>
          <w:delText>新岁资本</w:delText>
        </w:r>
      </w:del>
      <w:ins w:id="75" w:author="Janine Zhan" w:date="2026-06-09T14:36:00Z" w16du:dateUtc="2026-06-09T06:36:00Z">
        <w:r w:rsidR="009A3CF8">
          <w:rPr>
            <w:rFonts w:ascii="Times New Roman" w:eastAsia="宋体" w:hAnsi="Times New Roman" w:cs="Times New Roman"/>
            <w:color w:val="333333"/>
          </w:rPr>
          <w:t>新岸资本</w:t>
        </w:r>
      </w:ins>
      <w:r w:rsidRPr="0044431D">
        <w:rPr>
          <w:rFonts w:ascii="Times New Roman" w:eastAsia="宋体" w:hAnsi="Times New Roman" w:cs="Times New Roman"/>
          <w:color w:val="333333"/>
        </w:rPr>
        <w:t>可随时无需事先通知地对本法律声明与免责声明进行修改、修订、补充或更新。最新版本将连同上述生效日期一并公布。在任何更新后继续使用本网站，即表示接受修订后的版本。</w:t>
      </w:r>
    </w:p>
    <w:p w14:paraId="79520C7C" w14:textId="77777777" w:rsidR="00106C35" w:rsidRPr="0044431D" w:rsidRDefault="00000000">
      <w:pPr>
        <w:pStyle w:val="1"/>
        <w:rPr>
          <w:rFonts w:ascii="Times New Roman" w:hAnsi="Times New Roman" w:cs="Times New Roman"/>
          <w:sz w:val="22"/>
          <w:szCs w:val="22"/>
        </w:rPr>
      </w:pPr>
      <w:r w:rsidRPr="0044431D">
        <w:rPr>
          <w:rFonts w:ascii="Times New Roman" w:hAnsi="Times New Roman" w:cs="Times New Roman"/>
          <w:sz w:val="22"/>
          <w:szCs w:val="22"/>
        </w:rPr>
        <w:t>27. Reservation of rights</w:t>
      </w:r>
      <w:r w:rsidRPr="0044431D">
        <w:rPr>
          <w:rFonts w:ascii="Times New Roman" w:eastAsia="宋体" w:hAnsi="Times New Roman" w:cs="Times New Roman"/>
          <w:sz w:val="22"/>
          <w:szCs w:val="22"/>
        </w:rPr>
        <w:t xml:space="preserve">  27. </w:t>
      </w:r>
      <w:r w:rsidRPr="0044431D">
        <w:rPr>
          <w:rFonts w:ascii="Times New Roman" w:eastAsia="宋体" w:hAnsi="Times New Roman" w:cs="Times New Roman"/>
          <w:sz w:val="22"/>
          <w:szCs w:val="22"/>
        </w:rPr>
        <w:t>权利保留</w:t>
      </w:r>
    </w:p>
    <w:p w14:paraId="5BB5FCB6" w14:textId="77777777" w:rsidR="00106C35" w:rsidRPr="0044431D" w:rsidRDefault="00000000">
      <w:pPr>
        <w:spacing w:before="60" w:after="20"/>
        <w:jc w:val="both"/>
        <w:rPr>
          <w:rFonts w:ascii="Times New Roman" w:hAnsi="Times New Roman" w:cs="Times New Roman"/>
        </w:rPr>
      </w:pPr>
      <w:proofErr w:type="spellStart"/>
      <w:r w:rsidRPr="0044431D">
        <w:rPr>
          <w:rFonts w:ascii="Times New Roman" w:hAnsi="Times New Roman" w:cs="Times New Roman"/>
        </w:rPr>
        <w:t>ShoreVest</w:t>
      </w:r>
      <w:proofErr w:type="spellEnd"/>
      <w:r w:rsidRPr="0044431D">
        <w:rPr>
          <w:rFonts w:ascii="Times New Roman" w:hAnsi="Times New Roman" w:cs="Times New Roman"/>
        </w:rPr>
        <w:t xml:space="preserve"> reserves all rights in relation to this website and its content, including the right to restrict, suspend, terminate or condition access to all or any part of the website, any download, any investor-access area or any referenced material, at any time without notice.</w:t>
      </w:r>
    </w:p>
    <w:p w14:paraId="6FACC222" w14:textId="3BD7F74E" w:rsidR="00106C35" w:rsidRPr="0044431D" w:rsidRDefault="00000000">
      <w:pPr>
        <w:spacing w:before="20" w:after="80"/>
        <w:jc w:val="both"/>
        <w:rPr>
          <w:rFonts w:ascii="Times New Roman" w:hAnsi="Times New Roman" w:cs="Times New Roman"/>
        </w:rPr>
      </w:pPr>
      <w:del w:id="76" w:author="Janine Zhan" w:date="2026-06-09T14:36:00Z" w16du:dateUtc="2026-06-09T06:36:00Z">
        <w:r w:rsidRPr="0044431D" w:rsidDel="009A3CF8">
          <w:rPr>
            <w:rFonts w:ascii="Times New Roman" w:eastAsia="宋体" w:hAnsi="Times New Roman" w:cs="Times New Roman"/>
            <w:color w:val="333333"/>
          </w:rPr>
          <w:delText>新岁资本</w:delText>
        </w:r>
      </w:del>
      <w:ins w:id="77" w:author="Janine Zhan" w:date="2026-06-09T14:36:00Z" w16du:dateUtc="2026-06-09T06:36:00Z">
        <w:r w:rsidR="009A3CF8">
          <w:rPr>
            <w:rFonts w:ascii="Times New Roman" w:eastAsia="宋体" w:hAnsi="Times New Roman" w:cs="Times New Roman"/>
            <w:color w:val="333333"/>
          </w:rPr>
          <w:t>新岸资本</w:t>
        </w:r>
      </w:ins>
      <w:r w:rsidRPr="0044431D">
        <w:rPr>
          <w:rFonts w:ascii="Times New Roman" w:eastAsia="宋体" w:hAnsi="Times New Roman" w:cs="Times New Roman"/>
          <w:color w:val="333333"/>
        </w:rPr>
        <w:t>保留就本网站及其内容的一切权利，包括随时无需通知地限制、暂停、终止或附条件开放本网站全部或任何部分的访问权限。</w:t>
      </w:r>
    </w:p>
    <w:p w14:paraId="51A08165" w14:textId="77777777" w:rsidR="00106C35" w:rsidRPr="0044431D" w:rsidRDefault="00000000">
      <w:pPr>
        <w:pStyle w:val="1"/>
        <w:rPr>
          <w:rFonts w:ascii="Times New Roman" w:hAnsi="Times New Roman" w:cs="Times New Roman"/>
          <w:sz w:val="22"/>
          <w:szCs w:val="22"/>
        </w:rPr>
      </w:pPr>
      <w:r w:rsidRPr="0044431D">
        <w:rPr>
          <w:rFonts w:ascii="Times New Roman" w:hAnsi="Times New Roman" w:cs="Times New Roman"/>
          <w:sz w:val="22"/>
          <w:szCs w:val="22"/>
        </w:rPr>
        <w:t>28. Contact</w:t>
      </w:r>
      <w:r w:rsidRPr="0044431D">
        <w:rPr>
          <w:rFonts w:ascii="Times New Roman" w:eastAsia="宋体" w:hAnsi="Times New Roman" w:cs="Times New Roman"/>
          <w:sz w:val="22"/>
          <w:szCs w:val="22"/>
        </w:rPr>
        <w:t xml:space="preserve">  28. </w:t>
      </w:r>
      <w:r w:rsidRPr="0044431D">
        <w:rPr>
          <w:rFonts w:ascii="Times New Roman" w:eastAsia="宋体" w:hAnsi="Times New Roman" w:cs="Times New Roman"/>
          <w:sz w:val="22"/>
          <w:szCs w:val="22"/>
        </w:rPr>
        <w:t>联系方式</w:t>
      </w:r>
    </w:p>
    <w:p w14:paraId="1590E107" w14:textId="77777777" w:rsidR="00106C35" w:rsidRPr="0044431D" w:rsidRDefault="00000000">
      <w:pPr>
        <w:spacing w:before="60" w:after="20"/>
        <w:jc w:val="both"/>
        <w:rPr>
          <w:rFonts w:ascii="Times New Roman" w:hAnsi="Times New Roman" w:cs="Times New Roman"/>
        </w:rPr>
      </w:pPr>
      <w:r w:rsidRPr="0044431D">
        <w:rPr>
          <w:rFonts w:ascii="Times New Roman" w:hAnsi="Times New Roman" w:cs="Times New Roman"/>
        </w:rPr>
        <w:t>Questions regarding these Legal Notices and Disclaimers may be submitted through the Contact Us form on the Site.</w:t>
      </w:r>
    </w:p>
    <w:p w14:paraId="72157B25" w14:textId="77777777" w:rsidR="00106C35" w:rsidRPr="0044431D" w:rsidRDefault="00000000">
      <w:pPr>
        <w:spacing w:before="20" w:after="80"/>
        <w:jc w:val="both"/>
        <w:rPr>
          <w:rFonts w:ascii="Times New Roman" w:hAnsi="Times New Roman" w:cs="Times New Roman"/>
        </w:rPr>
      </w:pPr>
      <w:r w:rsidRPr="0044431D">
        <w:rPr>
          <w:rFonts w:ascii="Times New Roman" w:eastAsia="宋体" w:hAnsi="Times New Roman" w:cs="Times New Roman"/>
          <w:color w:val="333333"/>
        </w:rPr>
        <w:t>如就本法律声明与免责声明有任何疑问，请通过本网站上的「联系我们」表单提交。</w:t>
      </w:r>
    </w:p>
    <w:p w14:paraId="3D221DB9" w14:textId="77777777" w:rsidR="00106C35" w:rsidRPr="0044431D" w:rsidRDefault="00106C35">
      <w:pPr>
        <w:pBdr>
          <w:top w:val="single" w:sz="2" w:space="1" w:color="AAAAAA"/>
        </w:pBdr>
        <w:spacing w:before="300" w:after="80"/>
        <w:rPr>
          <w:rFonts w:ascii="Times New Roman" w:hAnsi="Times New Roman" w:cs="Times New Roman"/>
        </w:rPr>
      </w:pPr>
    </w:p>
    <w:p w14:paraId="60DB0F9B" w14:textId="77777777" w:rsidR="00106C35" w:rsidRPr="0044431D" w:rsidRDefault="00000000">
      <w:pPr>
        <w:spacing w:before="80" w:after="60"/>
        <w:rPr>
          <w:rFonts w:ascii="Times New Roman" w:hAnsi="Times New Roman" w:cs="Times New Roman"/>
        </w:rPr>
      </w:pPr>
      <w:r w:rsidRPr="0044431D">
        <w:rPr>
          <w:rFonts w:ascii="Times New Roman" w:hAnsi="Times New Roman" w:cs="Times New Roman"/>
          <w:color w:val="666666"/>
        </w:rPr>
        <w:t xml:space="preserve">© </w:t>
      </w:r>
      <w:proofErr w:type="spellStart"/>
      <w:r w:rsidRPr="0044431D">
        <w:rPr>
          <w:rFonts w:ascii="Times New Roman" w:hAnsi="Times New Roman" w:cs="Times New Roman"/>
          <w:color w:val="666666"/>
        </w:rPr>
        <w:t>ShoreVest</w:t>
      </w:r>
      <w:proofErr w:type="spellEnd"/>
      <w:r w:rsidRPr="0044431D">
        <w:rPr>
          <w:rFonts w:ascii="Times New Roman" w:hAnsi="Times New Roman" w:cs="Times New Roman"/>
          <w:color w:val="666666"/>
        </w:rPr>
        <w:t xml:space="preserve"> Partners, Ltd. All rights reserved.   </w:t>
      </w:r>
      <w:r w:rsidRPr="0044431D">
        <w:rPr>
          <w:rFonts w:ascii="微软雅黑" w:eastAsia="微软雅黑" w:hAnsi="微软雅黑" w:cs="微软雅黑" w:hint="eastAsia"/>
          <w:color w:val="666666"/>
        </w:rPr>
        <w:t>版权所有。</w:t>
      </w:r>
    </w:p>
    <w:sectPr w:rsidR="00106C35" w:rsidRPr="0044431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F7271D"/>
    <w:multiLevelType w:val="hybridMultilevel"/>
    <w:tmpl w:val="6A6418A6"/>
    <w:lvl w:ilvl="0" w:tplc="EED02970">
      <w:start w:val="1"/>
      <w:numFmt w:val="bullet"/>
      <w:lvlText w:val="–"/>
      <w:lvlJc w:val="left"/>
      <w:pPr>
        <w:ind w:left="720" w:hanging="360"/>
      </w:pPr>
    </w:lvl>
    <w:lvl w:ilvl="1" w:tplc="F4A4CCE2">
      <w:numFmt w:val="decimal"/>
      <w:lvlText w:val=""/>
      <w:lvlJc w:val="left"/>
    </w:lvl>
    <w:lvl w:ilvl="2" w:tplc="7CDC896C">
      <w:numFmt w:val="decimal"/>
      <w:lvlText w:val=""/>
      <w:lvlJc w:val="left"/>
    </w:lvl>
    <w:lvl w:ilvl="3" w:tplc="92B800EC">
      <w:numFmt w:val="decimal"/>
      <w:lvlText w:val=""/>
      <w:lvlJc w:val="left"/>
    </w:lvl>
    <w:lvl w:ilvl="4" w:tplc="AB3EEAB6">
      <w:numFmt w:val="decimal"/>
      <w:lvlText w:val=""/>
      <w:lvlJc w:val="left"/>
    </w:lvl>
    <w:lvl w:ilvl="5" w:tplc="E5265FF4">
      <w:numFmt w:val="decimal"/>
      <w:lvlText w:val=""/>
      <w:lvlJc w:val="left"/>
    </w:lvl>
    <w:lvl w:ilvl="6" w:tplc="A21A62CA">
      <w:numFmt w:val="decimal"/>
      <w:lvlText w:val=""/>
      <w:lvlJc w:val="left"/>
    </w:lvl>
    <w:lvl w:ilvl="7" w:tplc="4738B430">
      <w:numFmt w:val="decimal"/>
      <w:lvlText w:val=""/>
      <w:lvlJc w:val="left"/>
    </w:lvl>
    <w:lvl w:ilvl="8" w:tplc="37589B0E">
      <w:numFmt w:val="decimal"/>
      <w:lvlText w:val=""/>
      <w:lvlJc w:val="left"/>
    </w:lvl>
  </w:abstractNum>
  <w:abstractNum w:abstractNumId="1" w15:restartNumberingAfterBreak="0">
    <w:nsid w:val="63C96370"/>
    <w:multiLevelType w:val="hybridMultilevel"/>
    <w:tmpl w:val="1FAA3540"/>
    <w:lvl w:ilvl="0" w:tplc="65E2EC5E">
      <w:start w:val="1"/>
      <w:numFmt w:val="bullet"/>
      <w:lvlText w:val="●"/>
      <w:lvlJc w:val="left"/>
      <w:pPr>
        <w:ind w:left="720" w:hanging="360"/>
      </w:pPr>
    </w:lvl>
    <w:lvl w:ilvl="1" w:tplc="62CA782E">
      <w:start w:val="1"/>
      <w:numFmt w:val="bullet"/>
      <w:lvlText w:val="○"/>
      <w:lvlJc w:val="left"/>
      <w:pPr>
        <w:ind w:left="1440" w:hanging="360"/>
      </w:pPr>
    </w:lvl>
    <w:lvl w:ilvl="2" w:tplc="05E817B2">
      <w:start w:val="1"/>
      <w:numFmt w:val="bullet"/>
      <w:lvlText w:val="■"/>
      <w:lvlJc w:val="left"/>
      <w:pPr>
        <w:ind w:left="2160" w:hanging="360"/>
      </w:pPr>
    </w:lvl>
    <w:lvl w:ilvl="3" w:tplc="6AA47842">
      <w:start w:val="1"/>
      <w:numFmt w:val="bullet"/>
      <w:lvlText w:val="●"/>
      <w:lvlJc w:val="left"/>
      <w:pPr>
        <w:ind w:left="2880" w:hanging="360"/>
      </w:pPr>
    </w:lvl>
    <w:lvl w:ilvl="4" w:tplc="E85EFDF4">
      <w:start w:val="1"/>
      <w:numFmt w:val="bullet"/>
      <w:lvlText w:val="○"/>
      <w:lvlJc w:val="left"/>
      <w:pPr>
        <w:ind w:left="3600" w:hanging="360"/>
      </w:pPr>
    </w:lvl>
    <w:lvl w:ilvl="5" w:tplc="0E2CEF5A">
      <w:start w:val="1"/>
      <w:numFmt w:val="bullet"/>
      <w:lvlText w:val="■"/>
      <w:lvlJc w:val="left"/>
      <w:pPr>
        <w:ind w:left="4320" w:hanging="360"/>
      </w:pPr>
    </w:lvl>
    <w:lvl w:ilvl="6" w:tplc="0C602AB0">
      <w:start w:val="1"/>
      <w:numFmt w:val="bullet"/>
      <w:lvlText w:val="●"/>
      <w:lvlJc w:val="left"/>
      <w:pPr>
        <w:ind w:left="5040" w:hanging="360"/>
      </w:pPr>
    </w:lvl>
    <w:lvl w:ilvl="7" w:tplc="276CE56E">
      <w:start w:val="1"/>
      <w:numFmt w:val="bullet"/>
      <w:lvlText w:val="●"/>
      <w:lvlJc w:val="left"/>
      <w:pPr>
        <w:ind w:left="5760" w:hanging="360"/>
      </w:pPr>
    </w:lvl>
    <w:lvl w:ilvl="8" w:tplc="2EA4AF5E">
      <w:start w:val="1"/>
      <w:numFmt w:val="bullet"/>
      <w:lvlText w:val="●"/>
      <w:lvlJc w:val="left"/>
      <w:pPr>
        <w:ind w:left="6480" w:hanging="360"/>
      </w:pPr>
    </w:lvl>
  </w:abstractNum>
  <w:num w:numId="1" w16cid:durableId="1318993016">
    <w:abstractNumId w:val="1"/>
    <w:lvlOverride w:ilvl="0">
      <w:startOverride w:val="1"/>
    </w:lvlOverride>
  </w:num>
  <w:num w:numId="2" w16cid:durableId="809832959">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nine Zhan">
    <w15:presenceInfo w15:providerId="AD" w15:userId="S::Janine.Zhan@shorevest.com::ce5e8273-6f69-4ef1-ab62-4004bfe0d5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C35"/>
    <w:rsid w:val="000A2D84"/>
    <w:rsid w:val="00106C35"/>
    <w:rsid w:val="0044431D"/>
    <w:rsid w:val="00496295"/>
    <w:rsid w:val="006263C3"/>
    <w:rsid w:val="009501EC"/>
    <w:rsid w:val="009A3CF8"/>
    <w:rsid w:val="00C33635"/>
    <w:rsid w:val="00FE5032"/>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3613E"/>
  <w15:docId w15:val="{FB00A68C-41B5-EF4D-99C0-4D759096F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GB"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cs="Angsana New"/>
    </w:rPr>
  </w:style>
  <w:style w:type="paragraph" w:styleId="1">
    <w:name w:val="heading 1"/>
    <w:uiPriority w:val="9"/>
    <w:qFormat/>
    <w:pPr>
      <w:spacing w:before="360" w:after="120"/>
      <w:outlineLvl w:val="0"/>
    </w:pPr>
    <w:rPr>
      <w:b/>
      <w:bCs/>
      <w:color w:val="1A1A1A"/>
      <w:sz w:val="26"/>
      <w:szCs w:val="26"/>
    </w:rPr>
  </w:style>
  <w:style w:type="paragraph" w:styleId="2">
    <w:name w:val="heading 2"/>
    <w:uiPriority w:val="9"/>
    <w:semiHidden/>
    <w:unhideWhenUsed/>
    <w:qFormat/>
    <w:pPr>
      <w:spacing w:before="240" w:after="80"/>
      <w:outlineLvl w:val="1"/>
    </w:pPr>
    <w:rPr>
      <w:b/>
      <w:bCs/>
      <w:color w:val="333333"/>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Revision"/>
    <w:hidden/>
    <w:uiPriority w:val="99"/>
    <w:semiHidden/>
    <w:rsid w:val="009A3CF8"/>
    <w:rPr>
      <w:rFonts w:cs="Angsan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7</Pages>
  <Words>2467</Words>
  <Characters>14062</Characters>
  <Application>Microsoft Office Word</Application>
  <DocSecurity>0</DocSecurity>
  <Lines>117</Lines>
  <Paragraphs>32</Paragraphs>
  <ScaleCrop>false</ScaleCrop>
  <Company/>
  <LinksUpToDate>false</LinksUpToDate>
  <CharactersWithSpaces>16497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Janine Zhan</cp:lastModifiedBy>
  <cp:revision>6</cp:revision>
  <dcterms:created xsi:type="dcterms:W3CDTF">2026-05-29T20:07:00Z</dcterms:created>
  <dcterms:modified xsi:type="dcterms:W3CDTF">2026-06-09T06:52:00Z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94af9df-86b3-4256-b5d7-9645d6800bfb_Enabled">
    <vt:lpwstr>true</vt:lpwstr>
  </property>
  <property fmtid="{D5CDD505-2E9C-101B-9397-08002B2CF9AE}" pid="3" name="MSIP_Label_a94af9df-86b3-4256-b5d7-9645d6800bfb_SetDate">
    <vt:lpwstr>2026-05-29T20:07:53Z</vt:lpwstr>
  </property>
  <property fmtid="{D5CDD505-2E9C-101B-9397-08002B2CF9AE}" pid="4" name="MSIP_Label_a94af9df-86b3-4256-b5d7-9645d6800bfb_Method">
    <vt:lpwstr>Privileged</vt:lpwstr>
  </property>
  <property fmtid="{D5CDD505-2E9C-101B-9397-08002B2CF9AE}" pid="5" name="MSIP_Label_a94af9df-86b3-4256-b5d7-9645d6800bfb_Name">
    <vt:lpwstr>a94af9df-86b3-4256-b5d7-9645d6800bfb</vt:lpwstr>
  </property>
  <property fmtid="{D5CDD505-2E9C-101B-9397-08002B2CF9AE}" pid="6" name="MSIP_Label_a94af9df-86b3-4256-b5d7-9645d6800bfb_SiteId">
    <vt:lpwstr>ae326a90-5548-4db0-a52c-9b8e317c2010</vt:lpwstr>
  </property>
  <property fmtid="{D5CDD505-2E9C-101B-9397-08002B2CF9AE}" pid="7" name="MSIP_Label_a94af9df-86b3-4256-b5d7-9645d6800bfb_ActionId">
    <vt:lpwstr>d6bf2ca1-afee-42aa-bfd2-be836ca5415b</vt:lpwstr>
  </property>
  <property fmtid="{D5CDD505-2E9C-101B-9397-08002B2CF9AE}" pid="8" name="MSIP_Label_a94af9df-86b3-4256-b5d7-9645d6800bfb_ContentBits">
    <vt:lpwstr>0</vt:lpwstr>
  </property>
  <property fmtid="{D5CDD505-2E9C-101B-9397-08002B2CF9AE}" pid="9" name="MSIP_Label_a94af9df-86b3-4256-b5d7-9645d6800bfb_Tag">
    <vt:lpwstr>50, 0, 1, 1</vt:lpwstr>
  </property>
</Properties>
</file>